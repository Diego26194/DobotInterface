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60B5" w:rsidRPr="008160B5" w:rsidRDefault="008160B5" w:rsidP="008160B5">
      <w:pPr>
        <w:rPr>
          <w:rFonts w:cstheme="minorHAnsi"/>
          <w:color w:val="000000"/>
          <w:lang w:eastAsia="ja-JP"/>
        </w:rPr>
      </w:pPr>
      <w:bookmarkStart w:id="0" w:name="_GoBack"/>
      <w:bookmarkEnd w:id="0"/>
      <w:r w:rsidRPr="008160B5">
        <w:rPr>
          <w:rFonts w:ascii="Arial" w:hAnsi="Arial" w:cs="Arial"/>
          <w:color w:val="FF00FF"/>
          <w:lang w:eastAsia="ja-JP"/>
        </w:rPr>
        <w:t>▲</w:t>
      </w:r>
      <w:r>
        <w:rPr>
          <w:rFonts w:ascii="Arial" w:hAnsi="Arial" w:cs="Arial"/>
          <w:color w:val="FF00FF"/>
          <w:lang w:eastAsia="ja-JP"/>
        </w:rPr>
        <w:t xml:space="preserve"> </w:t>
      </w:r>
      <w:r>
        <w:rPr>
          <w:rFonts w:ascii="Arial" w:hAnsi="Arial" w:cs="Arial"/>
          <w:color w:val="000000"/>
          <w:lang w:eastAsia="ja-JP"/>
        </w:rPr>
        <w:t xml:space="preserve"> Subscripciones</w:t>
      </w:r>
      <w:r w:rsidR="00A42F15">
        <w:rPr>
          <w:rFonts w:ascii="Arial" w:hAnsi="Arial" w:cs="Arial"/>
          <w:color w:val="000000"/>
          <w:lang w:eastAsia="ja-JP"/>
        </w:rPr>
        <w:t xml:space="preserve">- “funciones” </w:t>
      </w:r>
      <w:r>
        <w:rPr>
          <w:rFonts w:ascii="Arial" w:hAnsi="Arial" w:cs="Arial"/>
          <w:color w:val="000000"/>
          <w:lang w:eastAsia="ja-JP"/>
        </w:rPr>
        <w:t xml:space="preserve"> que van en otro lado</w:t>
      </w:r>
      <w:r w:rsidR="00A42F15">
        <w:rPr>
          <w:rFonts w:ascii="Arial" w:hAnsi="Arial" w:cs="Arial"/>
          <w:color w:val="000000"/>
          <w:lang w:eastAsia="ja-JP"/>
        </w:rPr>
        <w:t>, al principio</w:t>
      </w:r>
    </w:p>
    <w:p w:rsidR="008160B5" w:rsidRPr="008160B5" w:rsidRDefault="008160B5" w:rsidP="008160B5">
      <w:pPr>
        <w:rPr>
          <w:rFonts w:ascii="Arial" w:hAnsi="Arial" w:cs="Arial"/>
          <w:color w:val="000000"/>
        </w:rPr>
      </w:pPr>
      <w:r w:rsidRPr="00295F03">
        <w:rPr>
          <w:rFonts w:ascii="Arial" w:hAnsi="Arial" w:cs="Arial"/>
          <w:color w:val="FF0000"/>
        </w:rPr>
        <w:t>▲</w:t>
      </w:r>
      <w:r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000000"/>
        </w:rPr>
        <w:t>Crear método de “servicio”</w:t>
      </w:r>
    </w:p>
    <w:p w:rsidR="008160B5" w:rsidRPr="008160B5" w:rsidRDefault="008160B5" w:rsidP="008160B5">
      <w:pPr>
        <w:rPr>
          <w:rFonts w:ascii="Arial" w:hAnsi="Arial" w:cs="Arial"/>
          <w:color w:val="000000"/>
        </w:rPr>
      </w:pPr>
      <w:r w:rsidRPr="00980132">
        <w:rPr>
          <w:rFonts w:ascii="Arial" w:hAnsi="Arial" w:cs="Arial"/>
          <w:color w:val="FF0000"/>
        </w:rPr>
        <w:t>◄</w:t>
      </w:r>
      <w:r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000000"/>
        </w:rPr>
        <w:t>Contante que hay que reordenar</w:t>
      </w:r>
    </w:p>
    <w:p w:rsidR="008160B5" w:rsidRPr="008160B5" w:rsidRDefault="008160B5" w:rsidP="008160B5">
      <w:pPr>
        <w:rPr>
          <w:rFonts w:ascii="Arial" w:hAnsi="Arial" w:cs="Arial"/>
          <w:color w:val="000000"/>
          <w:lang w:eastAsia="ja-JP"/>
        </w:rPr>
      </w:pPr>
      <w:r w:rsidRPr="00DD2F17">
        <w:rPr>
          <w:rFonts w:ascii="Arial" w:hAnsi="Arial" w:cs="Arial"/>
          <w:color w:val="FF0000"/>
          <w:lang w:eastAsia="ja-JP"/>
        </w:rPr>
        <w:t>▼</w:t>
      </w:r>
      <w:r>
        <w:rPr>
          <w:rFonts w:ascii="Arial" w:hAnsi="Arial" w:cs="Arial"/>
          <w:color w:val="FF0000"/>
          <w:lang w:eastAsia="ja-JP"/>
        </w:rPr>
        <w:t xml:space="preserve"> </w:t>
      </w:r>
      <w:r>
        <w:rPr>
          <w:rFonts w:ascii="Arial" w:hAnsi="Arial" w:cs="Arial"/>
          <w:color w:val="000000"/>
          <w:lang w:eastAsia="ja-JP"/>
        </w:rPr>
        <w:t>Llama de método ya creadas</w:t>
      </w:r>
    </w:p>
    <w:p w:rsidR="008160B5" w:rsidRDefault="008160B5" w:rsidP="008160B5">
      <w:pPr>
        <w:rPr>
          <w:rFonts w:ascii="Arial" w:hAnsi="Arial" w:cs="Arial"/>
          <w:color w:val="000000"/>
          <w:lang w:eastAsia="ja-JP"/>
        </w:rPr>
      </w:pPr>
      <w:r w:rsidRPr="005E5AD0">
        <w:rPr>
          <w:rFonts w:ascii="Arial" w:hAnsi="Arial" w:cs="Arial"/>
          <w:color w:val="00FF00"/>
          <w:lang w:eastAsia="ja-JP"/>
        </w:rPr>
        <w:t>▲</w:t>
      </w:r>
      <w:r>
        <w:rPr>
          <w:rFonts w:ascii="Arial" w:hAnsi="Arial" w:cs="Arial"/>
          <w:color w:val="00FF00"/>
          <w:lang w:eastAsia="ja-JP"/>
        </w:rPr>
        <w:t xml:space="preserve"> </w:t>
      </w:r>
      <w:r>
        <w:rPr>
          <w:rFonts w:ascii="Arial" w:hAnsi="Arial" w:cs="Arial"/>
          <w:color w:val="000000"/>
          <w:lang w:eastAsia="ja-JP"/>
        </w:rPr>
        <w:t>Revisar si no hay que asignarlo también en otro lugar</w:t>
      </w:r>
    </w:p>
    <w:p w:rsidR="008160B5" w:rsidRPr="008160B5" w:rsidRDefault="008160B5" w:rsidP="008160B5">
      <w:pPr>
        <w:rPr>
          <w:color w:val="000000"/>
          <w:sz w:val="36"/>
          <w:szCs w:val="36"/>
        </w:rPr>
      </w:pPr>
      <w:r w:rsidRPr="00F03C34">
        <w:rPr>
          <w:rFonts w:ascii="Arial" w:hAnsi="Arial" w:cs="Arial"/>
          <w:color w:val="0000FF"/>
        </w:rPr>
        <w:t>◄</w:t>
      </w:r>
      <w:r>
        <w:rPr>
          <w:rFonts w:ascii="Arial" w:hAnsi="Arial" w:cs="Arial"/>
          <w:color w:val="0000FF"/>
        </w:rPr>
        <w:t xml:space="preserve">  </w:t>
      </w:r>
      <w:r w:rsidR="00487A07">
        <w:rPr>
          <w:rFonts w:ascii="Arial" w:hAnsi="Arial" w:cs="Arial"/>
          <w:color w:val="000000"/>
        </w:rPr>
        <w:t>Rehacer</w:t>
      </w:r>
      <w:r>
        <w:rPr>
          <w:rFonts w:ascii="Arial" w:hAnsi="Arial" w:cs="Arial"/>
          <w:color w:val="000000"/>
        </w:rPr>
        <w:t>-Revisar</w:t>
      </w:r>
    </w:p>
    <w:p w:rsidR="00980132" w:rsidRDefault="00980132" w:rsidP="00980132">
      <w:pPr>
        <w:jc w:val="center"/>
        <w:rPr>
          <w:sz w:val="36"/>
          <w:szCs w:val="36"/>
        </w:rPr>
      </w:pPr>
      <w:r>
        <w:rPr>
          <w:sz w:val="36"/>
          <w:szCs w:val="36"/>
        </w:rPr>
        <w:t>Tipo de mensaje:</w:t>
      </w:r>
    </w:p>
    <w:p w:rsidR="00980132" w:rsidRPr="00980132" w:rsidRDefault="00980132" w:rsidP="00980132">
      <w:pPr>
        <w:rPr>
          <w:color w:val="FF00FF"/>
          <w:sz w:val="36"/>
          <w:szCs w:val="36"/>
        </w:rPr>
      </w:pPr>
      <w:proofErr w:type="spellStart"/>
      <w:r w:rsidRPr="00980132">
        <w:rPr>
          <w:color w:val="FF00FF"/>
          <w:sz w:val="36"/>
          <w:szCs w:val="36"/>
        </w:rPr>
        <w:t>Punto_web</w:t>
      </w:r>
      <w:proofErr w:type="spellEnd"/>
      <w:r w:rsidRPr="00980132">
        <w:rPr>
          <w:color w:val="FF00FF"/>
          <w:sz w:val="36"/>
          <w:szCs w:val="36"/>
        </w:rPr>
        <w:t>:</w:t>
      </w:r>
    </w:p>
    <w:p w:rsidR="00980132" w:rsidRPr="00980132" w:rsidRDefault="00980132" w:rsidP="00980132">
      <w:pPr>
        <w:ind w:left="2124"/>
        <w:rPr>
          <w:sz w:val="36"/>
          <w:szCs w:val="36"/>
        </w:rPr>
      </w:pPr>
      <w:proofErr w:type="spellStart"/>
      <w:proofErr w:type="gramStart"/>
      <w:r w:rsidRPr="00980132">
        <w:rPr>
          <w:sz w:val="36"/>
          <w:szCs w:val="36"/>
        </w:rPr>
        <w:t>string</w:t>
      </w:r>
      <w:proofErr w:type="spellEnd"/>
      <w:proofErr w:type="gramEnd"/>
      <w:r w:rsidRPr="00980132">
        <w:rPr>
          <w:sz w:val="36"/>
          <w:szCs w:val="36"/>
        </w:rPr>
        <w:t>[]   orden</w:t>
      </w:r>
    </w:p>
    <w:p w:rsidR="008160B5" w:rsidRPr="00980132" w:rsidRDefault="00980132" w:rsidP="008160B5">
      <w:pPr>
        <w:ind w:left="2124"/>
        <w:rPr>
          <w:sz w:val="36"/>
          <w:szCs w:val="36"/>
        </w:rPr>
      </w:pPr>
      <w:proofErr w:type="gramStart"/>
      <w:r w:rsidRPr="00980132">
        <w:rPr>
          <w:sz w:val="36"/>
          <w:szCs w:val="36"/>
        </w:rPr>
        <w:t>float64[</w:t>
      </w:r>
      <w:proofErr w:type="gramEnd"/>
      <w:r w:rsidRPr="00980132">
        <w:rPr>
          <w:sz w:val="36"/>
          <w:szCs w:val="36"/>
        </w:rPr>
        <w:t>]  coordenadas</w:t>
      </w:r>
    </w:p>
    <w:p w:rsidR="007E32AF" w:rsidRDefault="00980132" w:rsidP="00980132">
      <w:pPr>
        <w:jc w:val="center"/>
        <w:rPr>
          <w:sz w:val="144"/>
          <w:szCs w:val="144"/>
        </w:rPr>
      </w:pPr>
      <w:r>
        <w:rPr>
          <w:sz w:val="144"/>
          <w:szCs w:val="144"/>
        </w:rPr>
        <w:t>Página</w:t>
      </w:r>
      <w:r w:rsidR="00FE45E5">
        <w:rPr>
          <w:sz w:val="144"/>
          <w:szCs w:val="144"/>
        </w:rPr>
        <w:t xml:space="preserve"> web </w:t>
      </w:r>
      <w:proofErr w:type="spellStart"/>
      <w:r w:rsidR="00FE45E5">
        <w:rPr>
          <w:sz w:val="144"/>
          <w:szCs w:val="144"/>
        </w:rPr>
        <w:t>js</w:t>
      </w:r>
      <w:proofErr w:type="spellEnd"/>
    </w:p>
    <w:p w:rsidR="00FE45E5" w:rsidRDefault="00FE45E5" w:rsidP="00FE45E5">
      <w:pPr>
        <w:rPr>
          <w:color w:val="000000"/>
        </w:rPr>
      </w:pPr>
      <w:r>
        <w:rPr>
          <w:color w:val="FF0000"/>
        </w:rPr>
        <w:t>M</w:t>
      </w:r>
      <w:r>
        <w:rPr>
          <w:color w:val="000000"/>
        </w:rPr>
        <w:t xml:space="preserve"> conectar </w:t>
      </w:r>
      <w:proofErr w:type="spellStart"/>
      <w:r>
        <w:rPr>
          <w:color w:val="000000"/>
        </w:rPr>
        <w:t>localhost</w:t>
      </w:r>
      <w:proofErr w:type="spellEnd"/>
      <w:r w:rsidRPr="00FE45E5">
        <w:rPr>
          <w:color w:val="000000"/>
        </w:rPr>
        <w:t xml:space="preserve"> </w:t>
      </w:r>
    </w:p>
    <w:p w:rsidR="00743DA8" w:rsidRDefault="00743DA8" w:rsidP="00FE45E5">
      <w:pPr>
        <w:rPr>
          <w:color w:val="000000"/>
        </w:rPr>
      </w:pPr>
      <w:r>
        <w:rPr>
          <w:color w:val="000000"/>
        </w:rPr>
        <w:t xml:space="preserve">(los </w:t>
      </w:r>
      <w:r w:rsidR="00143CE8">
        <w:rPr>
          <w:color w:val="000000"/>
        </w:rPr>
        <w:t>3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metodos</w:t>
      </w:r>
      <w:proofErr w:type="spellEnd"/>
      <w:r>
        <w:rPr>
          <w:color w:val="000000"/>
        </w:rPr>
        <w:t xml:space="preserve"> siguientes se hacen </w:t>
      </w:r>
      <w:proofErr w:type="spellStart"/>
      <w:r>
        <w:rPr>
          <w:color w:val="000000"/>
        </w:rPr>
        <w:t>iguales,tanto</w:t>
      </w:r>
      <w:proofErr w:type="spellEnd"/>
      <w:r>
        <w:rPr>
          <w:color w:val="000000"/>
        </w:rPr>
        <w:t xml:space="preserve"> para subscriptor como</w:t>
      </w:r>
      <w:r w:rsidR="00EE4751">
        <w:rPr>
          <w:color w:val="000000"/>
        </w:rPr>
        <w:t xml:space="preserve"> para publicador, solo varia después según el método que se use al llamarlo, ” </w:t>
      </w:r>
      <w:r w:rsidR="00EE4751">
        <w:t>.</w:t>
      </w:r>
      <w:proofErr w:type="spellStart"/>
      <w:r w:rsidR="00EE4751">
        <w:t>publish</w:t>
      </w:r>
      <w:proofErr w:type="spellEnd"/>
      <w:r w:rsidR="00EE4751">
        <w:t>() “ o “.subscribe() ”</w:t>
      </w:r>
    </w:p>
    <w:p w:rsidR="00FE45E5" w:rsidRDefault="00FE45E5">
      <w:pPr>
        <w:rPr>
          <w:color w:val="000000"/>
        </w:rPr>
      </w:pPr>
      <w:r>
        <w:rPr>
          <w:color w:val="FF0000"/>
        </w:rPr>
        <w:t>M</w:t>
      </w:r>
      <w:r>
        <w:rPr>
          <w:color w:val="000000"/>
        </w:rPr>
        <w:t xml:space="preserve"> </w:t>
      </w:r>
      <w:r w:rsidR="00743DA8">
        <w:rPr>
          <w:color w:val="000000"/>
        </w:rPr>
        <w:t xml:space="preserve">Definir </w:t>
      </w:r>
      <w:r>
        <w:rPr>
          <w:color w:val="000000"/>
        </w:rPr>
        <w:t xml:space="preserve">Publicador de: </w:t>
      </w:r>
      <w:r w:rsidR="00264AF8">
        <w:rPr>
          <w:color w:val="000000"/>
        </w:rPr>
        <w:t xml:space="preserve">                </w:t>
      </w:r>
      <w:r w:rsidR="00264AF8">
        <w:rPr>
          <w:color w:val="000000"/>
        </w:rPr>
        <w:tab/>
      </w:r>
      <w:r w:rsidR="00264AF8" w:rsidRPr="00264AF8">
        <w:rPr>
          <w:color w:val="000000"/>
          <w:highlight w:val="yellow"/>
        </w:rPr>
        <w:t>CAMBIAR TODOS LOS VAR POR CONSTS</w:t>
      </w:r>
    </w:p>
    <w:p w:rsidR="00FE45E5" w:rsidRPr="00743DA8" w:rsidRDefault="00743DA8" w:rsidP="00743DA8">
      <w:pPr>
        <w:ind w:left="708" w:firstLine="708"/>
        <w:rPr>
          <w:color w:val="FF00FF"/>
        </w:rPr>
      </w:pPr>
      <w:proofErr w:type="gramStart"/>
      <w:r>
        <w:rPr>
          <w:color w:val="000000"/>
        </w:rPr>
        <w:t>pub</w:t>
      </w:r>
      <w:proofErr w:type="gramEnd"/>
      <w:r>
        <w:rPr>
          <w:color w:val="000000"/>
        </w:rPr>
        <w:t xml:space="preserve">, </w:t>
      </w:r>
      <w:proofErr w:type="spellStart"/>
      <w:r w:rsidR="00FE45E5" w:rsidRPr="00FE45E5">
        <w:rPr>
          <w:color w:val="FF0000"/>
        </w:rPr>
        <w:t>cord_ros</w:t>
      </w:r>
      <w:proofErr w:type="spellEnd"/>
      <w:r>
        <w:rPr>
          <w:color w:val="FF0000"/>
        </w:rPr>
        <w:t xml:space="preserve">, </w:t>
      </w:r>
      <w:proofErr w:type="spellStart"/>
      <w:r w:rsidRPr="00743DA8">
        <w:rPr>
          <w:color w:val="FF00FF"/>
        </w:rPr>
        <w:t>std_msgs</w:t>
      </w:r>
      <w:proofErr w:type="spellEnd"/>
      <w:r w:rsidRPr="00743DA8">
        <w:rPr>
          <w:color w:val="FF00FF"/>
        </w:rPr>
        <w:t>/Float64MultiArray</w:t>
      </w:r>
    </w:p>
    <w:p w:rsidR="00FE45E5" w:rsidRPr="00743DA8" w:rsidRDefault="00FE45E5">
      <w:pPr>
        <w:rPr>
          <w:color w:val="000000"/>
        </w:rPr>
      </w:pPr>
      <w:r>
        <w:rPr>
          <w:color w:val="FF0000"/>
        </w:rPr>
        <w:tab/>
      </w:r>
      <w:r>
        <w:rPr>
          <w:color w:val="FF0000"/>
        </w:rPr>
        <w:tab/>
      </w:r>
      <w:proofErr w:type="spellStart"/>
      <w:r w:rsidR="00743DA8" w:rsidRPr="00743DA8">
        <w:rPr>
          <w:color w:val="000000"/>
        </w:rPr>
        <w:t>pub_orden</w:t>
      </w:r>
      <w:proofErr w:type="spellEnd"/>
      <w:r w:rsidR="00743DA8">
        <w:rPr>
          <w:color w:val="000000"/>
        </w:rPr>
        <w:t xml:space="preserve">, </w:t>
      </w:r>
      <w:proofErr w:type="spellStart"/>
      <w:r>
        <w:rPr>
          <w:color w:val="FF0000"/>
        </w:rPr>
        <w:t>orden_web</w:t>
      </w:r>
      <w:proofErr w:type="spellEnd"/>
      <w:r w:rsidR="00743DA8">
        <w:rPr>
          <w:color w:val="FF0000"/>
        </w:rPr>
        <w:t xml:space="preserve">, </w:t>
      </w:r>
      <w:proofErr w:type="spellStart"/>
      <w:r w:rsidR="00743DA8" w:rsidRPr="00743DA8">
        <w:rPr>
          <w:color w:val="FF00FF"/>
        </w:rPr>
        <w:t>niryo_controladores</w:t>
      </w:r>
      <w:proofErr w:type="spellEnd"/>
      <w:r w:rsidR="00743DA8" w:rsidRPr="00743DA8">
        <w:rPr>
          <w:color w:val="FF00FF"/>
        </w:rPr>
        <w:t>/</w:t>
      </w:r>
      <w:proofErr w:type="spellStart"/>
      <w:r w:rsidR="00743DA8" w:rsidRPr="00743DA8">
        <w:rPr>
          <w:color w:val="FF00FF"/>
        </w:rPr>
        <w:t>punto_web</w:t>
      </w:r>
      <w:proofErr w:type="spellEnd"/>
    </w:p>
    <w:p w:rsidR="00FE45E5" w:rsidRDefault="00FE45E5">
      <w:pPr>
        <w:rPr>
          <w:color w:val="000000"/>
        </w:rPr>
      </w:pPr>
      <w:r>
        <w:rPr>
          <w:color w:val="FF0000"/>
        </w:rPr>
        <w:t>M</w:t>
      </w:r>
      <w:r>
        <w:rPr>
          <w:color w:val="000000"/>
        </w:rPr>
        <w:t xml:space="preserve"> </w:t>
      </w:r>
      <w:r w:rsidR="00743DA8">
        <w:rPr>
          <w:color w:val="000000"/>
        </w:rPr>
        <w:t xml:space="preserve">Definir </w:t>
      </w:r>
      <w:r>
        <w:rPr>
          <w:color w:val="000000"/>
        </w:rPr>
        <w:t>Suscri</w:t>
      </w:r>
      <w:r w:rsidR="00743DA8">
        <w:rPr>
          <w:color w:val="000000"/>
        </w:rPr>
        <w:t>ptor</w:t>
      </w:r>
      <w:r>
        <w:rPr>
          <w:color w:val="000000"/>
        </w:rPr>
        <w:t xml:space="preserve"> de:</w:t>
      </w:r>
      <w:r w:rsidR="00264AF8">
        <w:rPr>
          <w:color w:val="000000"/>
        </w:rPr>
        <w:tab/>
      </w:r>
      <w:r w:rsidR="00264AF8">
        <w:rPr>
          <w:color w:val="000000"/>
        </w:rPr>
        <w:tab/>
      </w:r>
      <w:r w:rsidR="00264AF8" w:rsidRPr="00264AF8">
        <w:rPr>
          <w:color w:val="000000"/>
          <w:highlight w:val="yellow"/>
        </w:rPr>
        <w:t>CAMBIAR TODOS LOS VAR POR CONSTS</w:t>
      </w:r>
    </w:p>
    <w:p w:rsidR="00FE45E5" w:rsidRPr="00743DA8" w:rsidRDefault="00FE45E5">
      <w:pPr>
        <w:rPr>
          <w:color w:val="00FFFF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 w:rsidR="00743DA8">
        <w:rPr>
          <w:color w:val="000000"/>
        </w:rPr>
        <w:t>Punto_ros</w:t>
      </w:r>
      <w:proofErr w:type="spellEnd"/>
      <w:r w:rsidR="00743DA8">
        <w:rPr>
          <w:color w:val="000000"/>
        </w:rPr>
        <w:t xml:space="preserve">, </w:t>
      </w:r>
      <w:proofErr w:type="spellStart"/>
      <w:r w:rsidR="00743DA8">
        <w:rPr>
          <w:color w:val="FF0000"/>
        </w:rPr>
        <w:t>Punto</w:t>
      </w:r>
      <w:r w:rsidRPr="00743DA8">
        <w:rPr>
          <w:color w:val="FF0000"/>
        </w:rPr>
        <w:t>db</w:t>
      </w:r>
      <w:proofErr w:type="spellEnd"/>
      <w:r w:rsidR="00743DA8">
        <w:rPr>
          <w:color w:val="FF0000"/>
        </w:rPr>
        <w:t xml:space="preserve">, </w:t>
      </w:r>
      <w:proofErr w:type="spellStart"/>
      <w:r w:rsidR="00743DA8" w:rsidRPr="00743DA8">
        <w:rPr>
          <w:color w:val="FF00FF"/>
        </w:rPr>
        <w:t>niryo_controladores</w:t>
      </w:r>
      <w:proofErr w:type="spellEnd"/>
      <w:r w:rsidR="00743DA8" w:rsidRPr="00743DA8">
        <w:rPr>
          <w:color w:val="FF00FF"/>
        </w:rPr>
        <w:t>/</w:t>
      </w:r>
      <w:proofErr w:type="spellStart"/>
      <w:r w:rsidR="00743DA8" w:rsidRPr="00743DA8">
        <w:rPr>
          <w:color w:val="FF00FF"/>
        </w:rPr>
        <w:t>punto_web</w:t>
      </w:r>
      <w:proofErr w:type="spellEnd"/>
    </w:p>
    <w:p w:rsidR="00FE45E5" w:rsidRPr="00743DA8" w:rsidRDefault="00FE45E5">
      <w:pPr>
        <w:rPr>
          <w:color w:val="FF0000"/>
        </w:rPr>
      </w:pPr>
      <w:r w:rsidRPr="00743DA8">
        <w:rPr>
          <w:color w:val="FF0000"/>
        </w:rPr>
        <w:tab/>
      </w:r>
      <w:r w:rsidRPr="00743DA8">
        <w:rPr>
          <w:color w:val="FF0000"/>
        </w:rPr>
        <w:tab/>
      </w:r>
      <w:r w:rsidR="00743DA8" w:rsidRPr="00743DA8">
        <w:rPr>
          <w:color w:val="000000"/>
        </w:rPr>
        <w:t>Informe,</w:t>
      </w:r>
      <w:r w:rsidR="00743DA8">
        <w:rPr>
          <w:color w:val="FF0000"/>
        </w:rPr>
        <w:t xml:space="preserve"> </w:t>
      </w:r>
      <w:proofErr w:type="spellStart"/>
      <w:r w:rsidRPr="00743DA8">
        <w:rPr>
          <w:color w:val="FF0000"/>
        </w:rPr>
        <w:t>Informe_web</w:t>
      </w:r>
      <w:proofErr w:type="spellEnd"/>
      <w:r w:rsidR="00743DA8">
        <w:rPr>
          <w:color w:val="FF0000"/>
        </w:rPr>
        <w:t xml:space="preserve">, </w:t>
      </w:r>
      <w:proofErr w:type="spellStart"/>
      <w:r w:rsidR="00743DA8" w:rsidRPr="00743DA8">
        <w:rPr>
          <w:color w:val="FF00FF"/>
        </w:rPr>
        <w:t>std_msgs</w:t>
      </w:r>
      <w:proofErr w:type="spellEnd"/>
      <w:r w:rsidR="00743DA8" w:rsidRPr="00743DA8">
        <w:rPr>
          <w:color w:val="FF00FF"/>
        </w:rPr>
        <w:t>/</w:t>
      </w:r>
      <w:proofErr w:type="spellStart"/>
      <w:r w:rsidR="00743DA8" w:rsidRPr="00743DA8">
        <w:rPr>
          <w:color w:val="FF00FF"/>
        </w:rPr>
        <w:t>String</w:t>
      </w:r>
      <w:proofErr w:type="spellEnd"/>
    </w:p>
    <w:p w:rsidR="00FE45E5" w:rsidRPr="00743DA8" w:rsidRDefault="00FE45E5">
      <w:pPr>
        <w:rPr>
          <w:color w:val="FF0000"/>
        </w:rPr>
      </w:pPr>
      <w:r w:rsidRPr="00743DA8">
        <w:rPr>
          <w:color w:val="FF0000"/>
        </w:rPr>
        <w:tab/>
      </w:r>
      <w:r w:rsidRPr="00743DA8">
        <w:rPr>
          <w:color w:val="FF0000"/>
        </w:rPr>
        <w:tab/>
      </w:r>
      <w:proofErr w:type="spellStart"/>
      <w:r w:rsidR="00743DA8" w:rsidRPr="00743DA8">
        <w:rPr>
          <w:color w:val="000000"/>
        </w:rPr>
        <w:t>P</w:t>
      </w:r>
      <w:r w:rsidR="00743DA8">
        <w:rPr>
          <w:color w:val="000000"/>
        </w:rPr>
        <w:t>o</w:t>
      </w:r>
      <w:r w:rsidR="00743DA8" w:rsidRPr="00743DA8">
        <w:rPr>
          <w:color w:val="000000"/>
        </w:rPr>
        <w:t>sicion_real</w:t>
      </w:r>
      <w:proofErr w:type="spellEnd"/>
      <w:r w:rsidR="00743DA8" w:rsidRPr="00743DA8">
        <w:rPr>
          <w:color w:val="000000"/>
        </w:rPr>
        <w:t>,</w:t>
      </w:r>
      <w:r w:rsidR="00743DA8">
        <w:rPr>
          <w:color w:val="FF0000"/>
        </w:rPr>
        <w:t xml:space="preserve"> </w:t>
      </w:r>
      <w:proofErr w:type="spellStart"/>
      <w:r w:rsidRPr="00743DA8">
        <w:rPr>
          <w:color w:val="FF0000"/>
        </w:rPr>
        <w:t>Pos_dy</w:t>
      </w:r>
      <w:proofErr w:type="spellEnd"/>
      <w:r w:rsidR="00743DA8">
        <w:rPr>
          <w:color w:val="FF0000"/>
        </w:rPr>
        <w:t xml:space="preserve">, </w:t>
      </w:r>
      <w:proofErr w:type="spellStart"/>
      <w:r w:rsidR="00743DA8" w:rsidRPr="00743DA8">
        <w:rPr>
          <w:color w:val="FF00FF"/>
        </w:rPr>
        <w:t>std_msgs</w:t>
      </w:r>
      <w:proofErr w:type="spellEnd"/>
      <w:r w:rsidR="00743DA8" w:rsidRPr="00743DA8">
        <w:rPr>
          <w:color w:val="FF00FF"/>
        </w:rPr>
        <w:t>/Int16MultiArray</w:t>
      </w:r>
    </w:p>
    <w:p w:rsidR="00FE45E5" w:rsidRDefault="00FE45E5">
      <w:pPr>
        <w:rPr>
          <w:color w:val="FF00FF"/>
        </w:rPr>
      </w:pPr>
      <w:r w:rsidRPr="00743DA8">
        <w:rPr>
          <w:color w:val="FF0000"/>
        </w:rPr>
        <w:tab/>
      </w:r>
      <w:r w:rsidRPr="00743DA8">
        <w:rPr>
          <w:color w:val="FF0000"/>
        </w:rPr>
        <w:tab/>
      </w:r>
      <w:proofErr w:type="spellStart"/>
      <w:r w:rsidR="00743DA8">
        <w:rPr>
          <w:color w:val="000000"/>
        </w:rPr>
        <w:t>Punto_tomado</w:t>
      </w:r>
      <w:proofErr w:type="spellEnd"/>
      <w:r w:rsidR="00743DA8">
        <w:rPr>
          <w:color w:val="000000"/>
        </w:rPr>
        <w:t xml:space="preserve">, </w:t>
      </w:r>
      <w:proofErr w:type="spellStart"/>
      <w:r w:rsidRPr="00743DA8">
        <w:rPr>
          <w:color w:val="FF0000"/>
        </w:rPr>
        <w:t>P_dy</w:t>
      </w:r>
      <w:proofErr w:type="spellEnd"/>
      <w:r w:rsidR="00743DA8">
        <w:rPr>
          <w:color w:val="FF0000"/>
        </w:rPr>
        <w:t xml:space="preserve">, </w:t>
      </w:r>
      <w:proofErr w:type="spellStart"/>
      <w:r w:rsidR="00743DA8" w:rsidRPr="00743DA8">
        <w:rPr>
          <w:color w:val="FF00FF"/>
        </w:rPr>
        <w:t>std_msgs</w:t>
      </w:r>
      <w:proofErr w:type="spellEnd"/>
      <w:r w:rsidR="00743DA8" w:rsidRPr="00743DA8">
        <w:rPr>
          <w:color w:val="FF00FF"/>
        </w:rPr>
        <w:t>/Int16MultiArray</w:t>
      </w:r>
    </w:p>
    <w:p w:rsidR="00143CE8" w:rsidRDefault="00143CE8" w:rsidP="00143CE8">
      <w:pPr>
        <w:rPr>
          <w:color w:val="000000"/>
        </w:rPr>
      </w:pPr>
      <w:r>
        <w:rPr>
          <w:color w:val="FF0000"/>
        </w:rPr>
        <w:t>M</w:t>
      </w:r>
      <w:r>
        <w:rPr>
          <w:color w:val="000000"/>
        </w:rPr>
        <w:t xml:space="preserve"> Definir Suscriptor y publicador de:</w:t>
      </w:r>
      <w:r w:rsidR="00264AF8">
        <w:rPr>
          <w:color w:val="000000"/>
        </w:rPr>
        <w:tab/>
      </w:r>
      <w:r w:rsidR="00264AF8">
        <w:rPr>
          <w:color w:val="000000"/>
        </w:rPr>
        <w:tab/>
      </w:r>
      <w:r w:rsidR="00264AF8" w:rsidRPr="00264AF8">
        <w:rPr>
          <w:color w:val="000000"/>
          <w:highlight w:val="yellow"/>
        </w:rPr>
        <w:t>CAMBIAR TODOS LOS VAR POR CONSTS</w:t>
      </w:r>
    </w:p>
    <w:p w:rsidR="00143CE8" w:rsidRDefault="00143CE8" w:rsidP="00143CE8">
      <w:pPr>
        <w:rPr>
          <w:color w:val="FF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Modo_actual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FF0000"/>
        </w:rPr>
        <w:t>modoActuarTopic</w:t>
      </w:r>
      <w:proofErr w:type="spellEnd"/>
      <w:r>
        <w:rPr>
          <w:color w:val="FF0000"/>
        </w:rPr>
        <w:t xml:space="preserve">, </w:t>
      </w:r>
      <w:proofErr w:type="spellStart"/>
      <w:r w:rsidRPr="00143CE8">
        <w:rPr>
          <w:color w:val="FF00FF"/>
        </w:rPr>
        <w:t>std_msgs</w:t>
      </w:r>
      <w:proofErr w:type="spellEnd"/>
      <w:r w:rsidRPr="00143CE8">
        <w:rPr>
          <w:color w:val="FF00FF"/>
        </w:rPr>
        <w:t>/</w:t>
      </w:r>
      <w:proofErr w:type="spellStart"/>
      <w:r w:rsidRPr="00143CE8">
        <w:rPr>
          <w:color w:val="FF00FF"/>
        </w:rPr>
        <w:t>Bool</w:t>
      </w:r>
      <w:proofErr w:type="spellEnd"/>
    </w:p>
    <w:p w:rsidR="00D702C2" w:rsidRPr="00D702C2" w:rsidRDefault="00143CE8" w:rsidP="00143CE8">
      <w:pPr>
        <w:rPr>
          <w:color w:val="FF00FF"/>
        </w:rPr>
      </w:pPr>
      <w:r>
        <w:rPr>
          <w:color w:val="FF0000"/>
        </w:rPr>
        <w:tab/>
      </w:r>
      <w:r>
        <w:rPr>
          <w:color w:val="FF0000"/>
        </w:rPr>
        <w:tab/>
      </w:r>
      <w:proofErr w:type="spellStart"/>
      <w:r>
        <w:rPr>
          <w:color w:val="000000"/>
        </w:rPr>
        <w:t>Tipo_modo_lectura</w:t>
      </w:r>
      <w:proofErr w:type="spellEnd"/>
      <w:r>
        <w:rPr>
          <w:color w:val="000000"/>
        </w:rPr>
        <w:t xml:space="preserve">, </w:t>
      </w:r>
      <w:proofErr w:type="spellStart"/>
      <w:r w:rsidRPr="00143CE8">
        <w:rPr>
          <w:color w:val="FF0000"/>
        </w:rPr>
        <w:t>tipoModoLectura</w:t>
      </w:r>
      <w:proofErr w:type="spellEnd"/>
      <w:r>
        <w:rPr>
          <w:color w:val="000000"/>
        </w:rPr>
        <w:t xml:space="preserve">, </w:t>
      </w:r>
      <w:proofErr w:type="spellStart"/>
      <w:r w:rsidRPr="00143CE8">
        <w:rPr>
          <w:color w:val="FF00FF"/>
        </w:rPr>
        <w:t>std_msgs</w:t>
      </w:r>
      <w:proofErr w:type="spellEnd"/>
      <w:r w:rsidRPr="00143CE8">
        <w:rPr>
          <w:color w:val="FF00FF"/>
        </w:rPr>
        <w:t>/</w:t>
      </w:r>
      <w:proofErr w:type="spellStart"/>
      <w:r w:rsidRPr="00143CE8">
        <w:rPr>
          <w:color w:val="FF00FF"/>
        </w:rPr>
        <w:t>Bool</w:t>
      </w:r>
      <w:proofErr w:type="spellEnd"/>
    </w:p>
    <w:p w:rsidR="00143CE8" w:rsidRDefault="00143CE8" w:rsidP="00143CE8">
      <w:pPr>
        <w:spacing w:line="480" w:lineRule="auto"/>
        <w:rPr>
          <w:color w:val="00FF00"/>
          <w:sz w:val="32"/>
          <w:szCs w:val="32"/>
        </w:rPr>
      </w:pPr>
      <w:r>
        <w:rPr>
          <w:color w:val="00FF00"/>
          <w:sz w:val="32"/>
          <w:szCs w:val="32"/>
        </w:rPr>
        <w:t xml:space="preserve">Ver diferencia entre </w:t>
      </w:r>
      <w:proofErr w:type="gramStart"/>
      <w:r>
        <w:rPr>
          <w:color w:val="00FF00"/>
          <w:sz w:val="32"/>
          <w:szCs w:val="32"/>
        </w:rPr>
        <w:t xml:space="preserve">“ </w:t>
      </w:r>
      <w:proofErr w:type="spellStart"/>
      <w:r>
        <w:rPr>
          <w:color w:val="00FF00"/>
          <w:sz w:val="32"/>
          <w:szCs w:val="32"/>
        </w:rPr>
        <w:t>var</w:t>
      </w:r>
      <w:proofErr w:type="spellEnd"/>
      <w:proofErr w:type="gramEnd"/>
      <w:r>
        <w:rPr>
          <w:color w:val="00FF00"/>
          <w:sz w:val="32"/>
          <w:szCs w:val="32"/>
        </w:rPr>
        <w:t xml:space="preserve"> “ y “</w:t>
      </w:r>
      <w:proofErr w:type="spellStart"/>
      <w:r>
        <w:rPr>
          <w:color w:val="00FF00"/>
          <w:sz w:val="32"/>
          <w:szCs w:val="32"/>
        </w:rPr>
        <w:t>const</w:t>
      </w:r>
      <w:proofErr w:type="spellEnd"/>
      <w:r>
        <w:rPr>
          <w:color w:val="00FF00"/>
          <w:sz w:val="32"/>
          <w:szCs w:val="32"/>
        </w:rPr>
        <w:t>”</w:t>
      </w:r>
    </w:p>
    <w:p w:rsidR="00143CE8" w:rsidRPr="00980132" w:rsidRDefault="00143CE8" w:rsidP="00143CE8">
      <w:pPr>
        <w:spacing w:line="480" w:lineRule="auto"/>
        <w:rPr>
          <w:rFonts w:cstheme="minorHAnsi"/>
          <w:color w:val="FF0000"/>
        </w:rPr>
      </w:pPr>
      <w:proofErr w:type="spellStart"/>
      <w:proofErr w:type="gramStart"/>
      <w:r w:rsidRPr="00980132">
        <w:rPr>
          <w:rFonts w:cstheme="minorHAnsi"/>
          <w:color w:val="000000"/>
        </w:rPr>
        <w:lastRenderedPageBreak/>
        <w:t>var</w:t>
      </w:r>
      <w:proofErr w:type="spellEnd"/>
      <w:proofErr w:type="gramEnd"/>
      <w:r w:rsidRPr="00980132">
        <w:rPr>
          <w:rFonts w:cstheme="minorHAnsi"/>
          <w:color w:val="000000"/>
        </w:rPr>
        <w:t xml:space="preserve"> </w:t>
      </w:r>
      <w:proofErr w:type="spellStart"/>
      <w:r w:rsidRPr="00980132">
        <w:rPr>
          <w:rFonts w:cstheme="minorHAnsi"/>
          <w:color w:val="000000"/>
        </w:rPr>
        <w:t>modo_funcionamiento</w:t>
      </w:r>
      <w:proofErr w:type="spellEnd"/>
      <w:r w:rsidRPr="00980132">
        <w:rPr>
          <w:rFonts w:cstheme="minorHAnsi"/>
          <w:color w:val="000000"/>
        </w:rPr>
        <w:t xml:space="preserve">=1;  </w:t>
      </w:r>
      <w:r w:rsidRPr="00980132">
        <w:rPr>
          <w:rFonts w:ascii="Arial" w:hAnsi="Arial" w:cs="Arial"/>
          <w:color w:val="FF0000"/>
        </w:rPr>
        <w:t>◄</w:t>
      </w:r>
    </w:p>
    <w:p w:rsidR="00143CE8" w:rsidRPr="00980132" w:rsidRDefault="00143CE8" w:rsidP="00143CE8">
      <w:pPr>
        <w:spacing w:line="480" w:lineRule="auto"/>
        <w:rPr>
          <w:rFonts w:cstheme="minorHAnsi"/>
          <w:color w:val="000000"/>
        </w:rPr>
      </w:pPr>
      <w:r w:rsidRPr="00980132">
        <w:rPr>
          <w:rFonts w:cstheme="minorHAnsi"/>
          <w:color w:val="FF0000"/>
        </w:rPr>
        <w:t xml:space="preserve">F </w:t>
      </w:r>
      <w:proofErr w:type="spellStart"/>
      <w:proofErr w:type="gramStart"/>
      <w:r w:rsidRPr="00980132">
        <w:rPr>
          <w:rFonts w:cstheme="minorHAnsi"/>
          <w:color w:val="000000"/>
        </w:rPr>
        <w:t>mostrarPuntos</w:t>
      </w:r>
      <w:proofErr w:type="spellEnd"/>
      <w:r w:rsidRPr="00980132">
        <w:rPr>
          <w:rFonts w:cstheme="minorHAnsi"/>
          <w:color w:val="000000"/>
        </w:rPr>
        <w:t>()</w:t>
      </w:r>
      <w:proofErr w:type="gramEnd"/>
      <w:r w:rsidRPr="00980132">
        <w:rPr>
          <w:rFonts w:cstheme="minorHAnsi"/>
          <w:color w:val="000000"/>
        </w:rPr>
        <w:t xml:space="preserve"> </w:t>
      </w:r>
    </w:p>
    <w:p w:rsidR="00980132" w:rsidRPr="00980132" w:rsidRDefault="00980132" w:rsidP="00143CE8">
      <w:pPr>
        <w:spacing w:line="480" w:lineRule="auto"/>
        <w:rPr>
          <w:rFonts w:cstheme="minorHAnsi"/>
          <w:color w:val="000000"/>
        </w:rPr>
      </w:pPr>
      <w:r w:rsidRPr="00980132">
        <w:rPr>
          <w:rFonts w:cstheme="minorHAnsi"/>
          <w:color w:val="000000"/>
        </w:rPr>
        <w:tab/>
        <w:t>Obtengo elemento donde se muestran los puntos (</w:t>
      </w:r>
      <w:r w:rsidRPr="00980132">
        <w:rPr>
          <w:rFonts w:cstheme="minorHAnsi"/>
          <w:color w:val="00FF00"/>
        </w:rPr>
        <w:t>puntos-lista</w:t>
      </w:r>
      <w:r w:rsidRPr="00980132">
        <w:rPr>
          <w:rFonts w:cstheme="minorHAnsi"/>
          <w:color w:val="000000"/>
        </w:rPr>
        <w:t>)</w:t>
      </w:r>
    </w:p>
    <w:p w:rsidR="00980132" w:rsidRPr="00980132" w:rsidRDefault="00980132" w:rsidP="00143CE8">
      <w:pPr>
        <w:spacing w:line="480" w:lineRule="auto"/>
        <w:rPr>
          <w:rFonts w:cstheme="minorHAnsi"/>
          <w:color w:val="000000"/>
        </w:rPr>
      </w:pPr>
      <w:r w:rsidRPr="00980132">
        <w:rPr>
          <w:rFonts w:cstheme="minorHAnsi"/>
          <w:color w:val="000000"/>
        </w:rPr>
        <w:tab/>
        <w:t>Elimino los puntos del elemento (</w:t>
      </w:r>
      <w:r w:rsidRPr="00980132">
        <w:rPr>
          <w:rFonts w:cstheme="minorHAnsi"/>
          <w:color w:val="00FFFF"/>
        </w:rPr>
        <w:t>.</w:t>
      </w:r>
      <w:proofErr w:type="spellStart"/>
      <w:r w:rsidRPr="00980132">
        <w:rPr>
          <w:rFonts w:cstheme="minorHAnsi"/>
          <w:color w:val="00FFFF"/>
        </w:rPr>
        <w:t>innerHTML</w:t>
      </w:r>
      <w:proofErr w:type="spellEnd"/>
      <w:r w:rsidRPr="00980132">
        <w:rPr>
          <w:rFonts w:cstheme="minorHAnsi"/>
          <w:color w:val="000000"/>
        </w:rPr>
        <w:t>)</w:t>
      </w:r>
    </w:p>
    <w:p w:rsidR="00980132" w:rsidRPr="00295F03" w:rsidRDefault="00980132" w:rsidP="00143CE8">
      <w:pPr>
        <w:spacing w:line="480" w:lineRule="auto"/>
        <w:rPr>
          <w:rFonts w:cstheme="minorHAnsi"/>
          <w:color w:val="000000"/>
        </w:rPr>
      </w:pPr>
      <w:r w:rsidRPr="00295F03">
        <w:rPr>
          <w:rFonts w:cstheme="minorHAnsi"/>
          <w:color w:val="000000"/>
        </w:rPr>
        <w:tab/>
        <w:t xml:space="preserve">Creo </w:t>
      </w:r>
      <w:proofErr w:type="spellStart"/>
      <w:r w:rsidRPr="00295F03">
        <w:rPr>
          <w:rFonts w:cstheme="minorHAnsi"/>
          <w:color w:val="000000"/>
        </w:rPr>
        <w:t>msg</w:t>
      </w:r>
      <w:proofErr w:type="spellEnd"/>
      <w:r w:rsidRPr="00295F03">
        <w:rPr>
          <w:rFonts w:cstheme="minorHAnsi"/>
          <w:color w:val="000000"/>
        </w:rPr>
        <w:t xml:space="preserve"> tipo </w:t>
      </w:r>
      <w:proofErr w:type="spellStart"/>
      <w:r w:rsidRPr="00295F03">
        <w:rPr>
          <w:rFonts w:cstheme="minorHAnsi"/>
          <w:color w:val="FF00FF"/>
        </w:rPr>
        <w:t>punto_web</w:t>
      </w:r>
      <w:proofErr w:type="spellEnd"/>
      <w:r w:rsidRPr="00295F03">
        <w:rPr>
          <w:rFonts w:cstheme="minorHAnsi"/>
          <w:color w:val="000000"/>
        </w:rPr>
        <w:t xml:space="preserve"> para mandar</w:t>
      </w:r>
    </w:p>
    <w:p w:rsidR="00980132" w:rsidRPr="00295F03" w:rsidRDefault="00980132" w:rsidP="00980132">
      <w:pPr>
        <w:spacing w:line="480" w:lineRule="auto"/>
        <w:ind w:left="1416"/>
        <w:rPr>
          <w:rFonts w:cstheme="minorHAnsi"/>
          <w:color w:val="000000"/>
        </w:rPr>
      </w:pPr>
      <w:proofErr w:type="gramStart"/>
      <w:r w:rsidRPr="00295F03">
        <w:rPr>
          <w:rFonts w:cstheme="minorHAnsi"/>
          <w:color w:val="000000"/>
        </w:rPr>
        <w:t>orden</w:t>
      </w:r>
      <w:proofErr w:type="gramEnd"/>
      <w:r w:rsidRPr="00295F03">
        <w:rPr>
          <w:rFonts w:cstheme="minorHAnsi"/>
          <w:color w:val="000000"/>
        </w:rPr>
        <w:t>: ["</w:t>
      </w:r>
      <w:proofErr w:type="spellStart"/>
      <w:r w:rsidRPr="00295F03">
        <w:rPr>
          <w:rFonts w:cstheme="minorHAnsi"/>
          <w:color w:val="000000"/>
        </w:rPr>
        <w:t>subir_db</w:t>
      </w:r>
      <w:proofErr w:type="spellEnd"/>
      <w:r w:rsidRPr="00295F03">
        <w:rPr>
          <w:rFonts w:cstheme="minorHAnsi"/>
          <w:color w:val="000000"/>
        </w:rPr>
        <w:t xml:space="preserve">"], </w:t>
      </w:r>
    </w:p>
    <w:p w:rsidR="00980132" w:rsidRPr="00295F03" w:rsidRDefault="00980132" w:rsidP="00980132">
      <w:pPr>
        <w:spacing w:line="480" w:lineRule="auto"/>
        <w:ind w:left="1416"/>
        <w:rPr>
          <w:rFonts w:cstheme="minorHAnsi"/>
          <w:color w:val="000000"/>
        </w:rPr>
      </w:pPr>
      <w:proofErr w:type="gramStart"/>
      <w:r w:rsidRPr="00295F03">
        <w:rPr>
          <w:rFonts w:cstheme="minorHAnsi"/>
          <w:color w:val="000000"/>
        </w:rPr>
        <w:t>coordenadas</w:t>
      </w:r>
      <w:proofErr w:type="gramEnd"/>
      <w:r w:rsidRPr="00295F03">
        <w:rPr>
          <w:rFonts w:cstheme="minorHAnsi"/>
          <w:color w:val="000000"/>
        </w:rPr>
        <w:t>: []</w:t>
      </w:r>
    </w:p>
    <w:p w:rsidR="00980132" w:rsidRPr="00295F03" w:rsidRDefault="00980132" w:rsidP="00980132">
      <w:pPr>
        <w:spacing w:line="480" w:lineRule="auto"/>
        <w:rPr>
          <w:rFonts w:cstheme="minorHAnsi"/>
          <w:color w:val="FF0000"/>
        </w:rPr>
      </w:pPr>
      <w:r w:rsidRPr="00295F03">
        <w:rPr>
          <w:rFonts w:cstheme="minorHAnsi"/>
          <w:color w:val="000000"/>
        </w:rPr>
        <w:tab/>
        <w:t xml:space="preserve">Publico en </w:t>
      </w:r>
      <w:r w:rsidR="00E17AC7" w:rsidRPr="00295F03">
        <w:rPr>
          <w:rFonts w:cstheme="minorHAnsi"/>
          <w:color w:val="000000"/>
        </w:rPr>
        <w:t>“</w:t>
      </w:r>
      <w:proofErr w:type="spellStart"/>
      <w:r w:rsidR="00E17AC7" w:rsidRPr="00295F03">
        <w:rPr>
          <w:rFonts w:cstheme="minorHAnsi"/>
          <w:color w:val="000000"/>
        </w:rPr>
        <w:t>pub_orden</w:t>
      </w:r>
      <w:proofErr w:type="spellEnd"/>
      <w:r w:rsidR="00E17AC7" w:rsidRPr="00295F03">
        <w:rPr>
          <w:rFonts w:cstheme="minorHAnsi"/>
          <w:color w:val="000000"/>
        </w:rPr>
        <w:t xml:space="preserve">, </w:t>
      </w:r>
      <w:proofErr w:type="spellStart"/>
      <w:r w:rsidR="00E17AC7" w:rsidRPr="00295F03">
        <w:rPr>
          <w:rFonts w:cstheme="minorHAnsi"/>
          <w:color w:val="FF0000"/>
        </w:rPr>
        <w:t>orden_</w:t>
      </w:r>
      <w:proofErr w:type="gramStart"/>
      <w:r w:rsidR="00E17AC7" w:rsidRPr="00295F03">
        <w:rPr>
          <w:rFonts w:cstheme="minorHAnsi"/>
          <w:color w:val="FF0000"/>
        </w:rPr>
        <w:t>web</w:t>
      </w:r>
      <w:proofErr w:type="spellEnd"/>
      <w:r w:rsidR="00E17AC7" w:rsidRPr="00AE5C4F">
        <w:rPr>
          <w:rFonts w:cstheme="minorHAnsi"/>
          <w:color w:val="000000"/>
        </w:rPr>
        <w:t xml:space="preserve"> ”</w:t>
      </w:r>
      <w:proofErr w:type="gramEnd"/>
      <w:r w:rsidR="00E17AC7" w:rsidRPr="00295F03">
        <w:rPr>
          <w:rFonts w:cstheme="minorHAnsi"/>
          <w:color w:val="FF0000"/>
        </w:rPr>
        <w:t xml:space="preserve"> </w:t>
      </w:r>
    </w:p>
    <w:p w:rsidR="00E17AC7" w:rsidRPr="00295F03" w:rsidRDefault="00E17AC7" w:rsidP="00980132">
      <w:pPr>
        <w:spacing w:line="480" w:lineRule="auto"/>
        <w:rPr>
          <w:rFonts w:cstheme="minorHAnsi"/>
          <w:color w:val="00FF00"/>
        </w:rPr>
      </w:pPr>
      <w:r w:rsidRPr="00295F03">
        <w:rPr>
          <w:rFonts w:cstheme="minorHAnsi"/>
          <w:color w:val="FF0000"/>
        </w:rPr>
        <w:tab/>
      </w:r>
      <w:r w:rsidRPr="00295F03">
        <w:rPr>
          <w:rFonts w:cstheme="minorHAnsi"/>
          <w:color w:val="00FF00"/>
        </w:rPr>
        <w:t>Informo en consola o cuadro de mensajes</w:t>
      </w:r>
    </w:p>
    <w:p w:rsidR="00E17AC7" w:rsidRPr="00295F03" w:rsidRDefault="00E17AC7" w:rsidP="00980132">
      <w:pPr>
        <w:spacing w:line="480" w:lineRule="auto"/>
        <w:rPr>
          <w:rFonts w:cstheme="minorHAnsi"/>
          <w:color w:val="000000"/>
        </w:rPr>
      </w:pPr>
      <w:r w:rsidRPr="00295F03">
        <w:rPr>
          <w:rFonts w:cstheme="minorHAnsi"/>
          <w:color w:val="FF0000"/>
        </w:rPr>
        <w:t xml:space="preserve">F </w:t>
      </w:r>
      <w:proofErr w:type="spellStart"/>
      <w:proofErr w:type="gramStart"/>
      <w:r w:rsidRPr="00295F03">
        <w:rPr>
          <w:rFonts w:cstheme="minorHAnsi"/>
          <w:color w:val="000000"/>
        </w:rPr>
        <w:t>mostrarInformacion</w:t>
      </w:r>
      <w:proofErr w:type="spellEnd"/>
      <w:r w:rsidRPr="00295F03">
        <w:rPr>
          <w:rFonts w:cstheme="minorHAnsi"/>
          <w:color w:val="000000"/>
        </w:rPr>
        <w:t>(</w:t>
      </w:r>
      <w:proofErr w:type="gramEnd"/>
      <w:r w:rsidRPr="00295F03">
        <w:rPr>
          <w:rFonts w:cstheme="minorHAnsi"/>
          <w:color w:val="000000"/>
        </w:rPr>
        <w:t>puntos)</w:t>
      </w:r>
      <w:r w:rsidR="00A97ED9" w:rsidRPr="00295F03">
        <w:rPr>
          <w:rFonts w:cstheme="minorHAnsi"/>
          <w:color w:val="000000"/>
        </w:rPr>
        <w:t xml:space="preserve"> 93</w:t>
      </w:r>
    </w:p>
    <w:p w:rsidR="0014476A" w:rsidRPr="00295F03" w:rsidRDefault="0014476A" w:rsidP="0014476A">
      <w:pPr>
        <w:spacing w:line="480" w:lineRule="auto"/>
        <w:rPr>
          <w:rFonts w:cstheme="minorHAnsi"/>
          <w:color w:val="000000"/>
        </w:rPr>
      </w:pPr>
      <w:r w:rsidRPr="00295F03">
        <w:rPr>
          <w:rFonts w:cstheme="minorHAnsi"/>
          <w:color w:val="000000"/>
        </w:rPr>
        <w:tab/>
        <w:t xml:space="preserve">Creo </w:t>
      </w:r>
      <w:proofErr w:type="spellStart"/>
      <w:r w:rsidRPr="00295F03">
        <w:rPr>
          <w:rFonts w:cstheme="minorHAnsi"/>
          <w:color w:val="000000"/>
        </w:rPr>
        <w:t>msg</w:t>
      </w:r>
      <w:proofErr w:type="spellEnd"/>
      <w:r w:rsidRPr="00295F03">
        <w:rPr>
          <w:rFonts w:cstheme="minorHAnsi"/>
          <w:color w:val="000000"/>
        </w:rPr>
        <w:t xml:space="preserve"> tipo </w:t>
      </w:r>
      <w:proofErr w:type="spellStart"/>
      <w:r w:rsidRPr="00295F03">
        <w:rPr>
          <w:rFonts w:cstheme="minorHAnsi"/>
          <w:color w:val="FF00FF"/>
        </w:rPr>
        <w:t>punto_web</w:t>
      </w:r>
      <w:proofErr w:type="spellEnd"/>
      <w:r w:rsidRPr="00295F03">
        <w:rPr>
          <w:rFonts w:cstheme="minorHAnsi"/>
          <w:color w:val="000000"/>
        </w:rPr>
        <w:t xml:space="preserve"> para mandar</w:t>
      </w:r>
    </w:p>
    <w:p w:rsidR="0014476A" w:rsidRPr="00295F03" w:rsidRDefault="0014476A" w:rsidP="0014476A">
      <w:pPr>
        <w:spacing w:line="480" w:lineRule="auto"/>
        <w:ind w:left="1416"/>
        <w:rPr>
          <w:rFonts w:cstheme="minorHAnsi"/>
          <w:color w:val="000000"/>
        </w:rPr>
      </w:pPr>
      <w:proofErr w:type="gramStart"/>
      <w:r w:rsidRPr="00295F03">
        <w:rPr>
          <w:rFonts w:cstheme="minorHAnsi"/>
          <w:color w:val="000000"/>
        </w:rPr>
        <w:t>orden</w:t>
      </w:r>
      <w:proofErr w:type="gramEnd"/>
      <w:r w:rsidRPr="00295F03">
        <w:rPr>
          <w:rFonts w:cstheme="minorHAnsi"/>
          <w:color w:val="000000"/>
        </w:rPr>
        <w:t xml:space="preserve">: ['ver', punto], </w:t>
      </w:r>
    </w:p>
    <w:p w:rsidR="0014476A" w:rsidRPr="00295F03" w:rsidRDefault="0014476A" w:rsidP="0014476A">
      <w:pPr>
        <w:spacing w:line="480" w:lineRule="auto"/>
        <w:ind w:left="1416"/>
        <w:rPr>
          <w:rFonts w:cstheme="minorHAnsi"/>
          <w:color w:val="000000"/>
        </w:rPr>
      </w:pPr>
      <w:proofErr w:type="gramStart"/>
      <w:r w:rsidRPr="00295F03">
        <w:rPr>
          <w:rFonts w:cstheme="minorHAnsi"/>
          <w:color w:val="000000"/>
        </w:rPr>
        <w:t>coordenadas</w:t>
      </w:r>
      <w:proofErr w:type="gramEnd"/>
      <w:r w:rsidRPr="00295F03">
        <w:rPr>
          <w:rFonts w:cstheme="minorHAnsi"/>
          <w:color w:val="000000"/>
        </w:rPr>
        <w:t>: []</w:t>
      </w:r>
    </w:p>
    <w:p w:rsidR="0014476A" w:rsidRPr="00295F03" w:rsidRDefault="0014476A" w:rsidP="0014476A">
      <w:pPr>
        <w:spacing w:line="480" w:lineRule="auto"/>
        <w:rPr>
          <w:rFonts w:cstheme="minorHAnsi"/>
          <w:color w:val="FF0000"/>
        </w:rPr>
      </w:pPr>
      <w:r w:rsidRPr="00295F03">
        <w:rPr>
          <w:rFonts w:cstheme="minorHAnsi"/>
          <w:color w:val="000000"/>
        </w:rPr>
        <w:tab/>
        <w:t>Publico en “</w:t>
      </w:r>
      <w:proofErr w:type="spellStart"/>
      <w:r w:rsidRPr="00295F03">
        <w:rPr>
          <w:rFonts w:cstheme="minorHAnsi"/>
          <w:color w:val="000000"/>
        </w:rPr>
        <w:t>pub_orden</w:t>
      </w:r>
      <w:proofErr w:type="spellEnd"/>
      <w:r w:rsidRPr="00295F03">
        <w:rPr>
          <w:rFonts w:cstheme="minorHAnsi"/>
          <w:color w:val="000000"/>
        </w:rPr>
        <w:t xml:space="preserve">, </w:t>
      </w:r>
      <w:proofErr w:type="spellStart"/>
      <w:r w:rsidRPr="00295F03">
        <w:rPr>
          <w:rFonts w:cstheme="minorHAnsi"/>
          <w:color w:val="FF0000"/>
        </w:rPr>
        <w:t>orden_</w:t>
      </w:r>
      <w:proofErr w:type="gramStart"/>
      <w:r w:rsidRPr="00295F03">
        <w:rPr>
          <w:rFonts w:cstheme="minorHAnsi"/>
          <w:color w:val="FF0000"/>
        </w:rPr>
        <w:t>web</w:t>
      </w:r>
      <w:proofErr w:type="spellEnd"/>
      <w:r w:rsidRPr="00AE5C4F">
        <w:rPr>
          <w:rFonts w:cstheme="minorHAnsi"/>
          <w:color w:val="000000"/>
        </w:rPr>
        <w:t xml:space="preserve"> ”</w:t>
      </w:r>
      <w:proofErr w:type="gramEnd"/>
      <w:r w:rsidRPr="00295F03">
        <w:rPr>
          <w:rFonts w:cstheme="minorHAnsi"/>
          <w:color w:val="FF0000"/>
        </w:rPr>
        <w:t xml:space="preserve"> </w:t>
      </w:r>
    </w:p>
    <w:p w:rsidR="0014476A" w:rsidRPr="00295F03" w:rsidRDefault="0014476A" w:rsidP="0014476A">
      <w:pPr>
        <w:spacing w:line="480" w:lineRule="auto"/>
        <w:rPr>
          <w:rFonts w:cstheme="minorHAnsi"/>
          <w:color w:val="00FF00"/>
        </w:rPr>
      </w:pPr>
      <w:r w:rsidRPr="00295F03">
        <w:rPr>
          <w:rFonts w:cstheme="minorHAnsi"/>
          <w:color w:val="FF0000"/>
        </w:rPr>
        <w:tab/>
      </w:r>
      <w:r w:rsidRPr="00295F03">
        <w:rPr>
          <w:rFonts w:cstheme="minorHAnsi"/>
          <w:color w:val="00FF00"/>
        </w:rPr>
        <w:t>Informo en consola o cuadro de mensajes</w:t>
      </w:r>
    </w:p>
    <w:p w:rsidR="00295F03" w:rsidRPr="00295F03" w:rsidRDefault="0014476A" w:rsidP="0014476A">
      <w:pPr>
        <w:spacing w:line="480" w:lineRule="auto"/>
        <w:rPr>
          <w:rFonts w:cstheme="minorHAnsi"/>
          <w:color w:val="FF0000"/>
        </w:rPr>
      </w:pPr>
      <w:r w:rsidRPr="00295F03">
        <w:rPr>
          <w:rFonts w:cstheme="minorHAnsi"/>
          <w:color w:val="FF0000"/>
        </w:rPr>
        <w:tab/>
      </w:r>
      <w:r w:rsidRPr="00295F03">
        <w:rPr>
          <w:rFonts w:cstheme="minorHAnsi"/>
          <w:color w:val="000000"/>
        </w:rPr>
        <w:t>Desactivo i</w:t>
      </w:r>
      <w:r w:rsidR="00295F03">
        <w:rPr>
          <w:rFonts w:cstheme="minorHAnsi"/>
          <w:color w:val="000000"/>
        </w:rPr>
        <w:t>n</w:t>
      </w:r>
      <w:r w:rsidRPr="00295F03">
        <w:rPr>
          <w:rFonts w:cstheme="minorHAnsi"/>
          <w:color w:val="000000"/>
        </w:rPr>
        <w:t xml:space="preserve">puts de </w:t>
      </w:r>
      <w:r w:rsidR="00295F03" w:rsidRPr="00295F03">
        <w:rPr>
          <w:rFonts w:cstheme="minorHAnsi"/>
          <w:color w:val="000000"/>
        </w:rPr>
        <w:t>ángulos</w:t>
      </w:r>
      <w:r w:rsidRPr="00295F03">
        <w:rPr>
          <w:rFonts w:cstheme="minorHAnsi"/>
          <w:color w:val="000000"/>
        </w:rPr>
        <w:t xml:space="preserve"> </w:t>
      </w:r>
      <w:r w:rsidR="00295F03" w:rsidRPr="00295F03">
        <w:rPr>
          <w:rFonts w:cstheme="minorHAnsi"/>
          <w:color w:val="000000"/>
        </w:rPr>
        <w:t xml:space="preserve">            (para que no se puedan cambiar valores)   </w:t>
      </w:r>
      <w:r w:rsidR="00295F03" w:rsidRPr="00295F03">
        <w:rPr>
          <w:rFonts w:cstheme="minorHAnsi"/>
          <w:color w:val="FF0000"/>
        </w:rPr>
        <w:t xml:space="preserve"> </w:t>
      </w:r>
      <w:r w:rsidR="00295F03" w:rsidRPr="00295F03">
        <w:rPr>
          <w:rFonts w:ascii="Arial" w:hAnsi="Arial" w:cs="Arial"/>
          <w:color w:val="FF0000"/>
        </w:rPr>
        <w:t>▲</w:t>
      </w:r>
    </w:p>
    <w:p w:rsidR="0014476A" w:rsidRPr="00295F03" w:rsidRDefault="00295F03" w:rsidP="00295F03">
      <w:pPr>
        <w:spacing w:line="480" w:lineRule="auto"/>
        <w:ind w:firstLine="708"/>
        <w:rPr>
          <w:rFonts w:cstheme="minorHAnsi"/>
          <w:color w:val="FF0000"/>
        </w:rPr>
      </w:pPr>
      <w:r w:rsidRPr="00295F03">
        <w:rPr>
          <w:rFonts w:cstheme="minorHAnsi"/>
          <w:color w:val="000000"/>
        </w:rPr>
        <w:t>Desactivo i</w:t>
      </w:r>
      <w:r>
        <w:rPr>
          <w:rFonts w:cstheme="minorHAnsi"/>
          <w:color w:val="000000"/>
        </w:rPr>
        <w:t>n</w:t>
      </w:r>
      <w:r w:rsidRPr="00295F03">
        <w:rPr>
          <w:rFonts w:cstheme="minorHAnsi"/>
          <w:color w:val="000000"/>
        </w:rPr>
        <w:t>puts de</w:t>
      </w:r>
      <w:r>
        <w:rPr>
          <w:rFonts w:cstheme="minorHAnsi"/>
          <w:color w:val="000000"/>
        </w:rPr>
        <w:t xml:space="preserve"> cartesiano</w:t>
      </w:r>
      <w:r w:rsidR="0014476A" w:rsidRPr="00295F03">
        <w:rPr>
          <w:rFonts w:cstheme="minorHAnsi"/>
          <w:color w:val="000000"/>
        </w:rPr>
        <w:t>s</w:t>
      </w:r>
      <w:r w:rsidRPr="00295F03">
        <w:rPr>
          <w:rFonts w:cstheme="minorHAnsi"/>
          <w:color w:val="000000"/>
        </w:rPr>
        <w:t xml:space="preserve">    </w:t>
      </w:r>
      <w:r w:rsidR="0014476A" w:rsidRPr="00295F03">
        <w:rPr>
          <w:rFonts w:cstheme="minorHAnsi"/>
          <w:color w:val="000000"/>
        </w:rPr>
        <w:t xml:space="preserve">(para que no se puedan cambiar valores)   </w:t>
      </w:r>
      <w:r w:rsidRPr="00295F03">
        <w:rPr>
          <w:rFonts w:cstheme="minorHAnsi"/>
          <w:color w:val="FF0000"/>
        </w:rPr>
        <w:t xml:space="preserve"> </w:t>
      </w:r>
      <w:r w:rsidRPr="00295F03">
        <w:rPr>
          <w:rFonts w:ascii="Arial" w:hAnsi="Arial" w:cs="Arial"/>
          <w:color w:val="FF0000"/>
        </w:rPr>
        <w:t>▲</w:t>
      </w:r>
    </w:p>
    <w:p w:rsidR="00295F03" w:rsidRDefault="00295F03" w:rsidP="00295F03">
      <w:pPr>
        <w:spacing w:line="480" w:lineRule="auto"/>
        <w:rPr>
          <w:rFonts w:cstheme="minorHAnsi"/>
          <w:color w:val="000000"/>
        </w:rPr>
      </w:pPr>
      <w:r w:rsidRPr="00295F03">
        <w:rPr>
          <w:rFonts w:cstheme="minorHAnsi"/>
          <w:color w:val="FF0000"/>
        </w:rPr>
        <w:t>F</w:t>
      </w:r>
      <w:r>
        <w:rPr>
          <w:rFonts w:cstheme="minorHAnsi"/>
          <w:color w:val="FF0000"/>
        </w:rPr>
        <w:t xml:space="preserve"> </w:t>
      </w:r>
      <w:proofErr w:type="spellStart"/>
      <w:r>
        <w:rPr>
          <w:rFonts w:cstheme="minorHAnsi"/>
          <w:color w:val="000000"/>
        </w:rPr>
        <w:t>nuevo_punto_</w:t>
      </w:r>
      <w:proofErr w:type="gramStart"/>
      <w:r>
        <w:rPr>
          <w:rFonts w:cstheme="minorHAnsi"/>
          <w:color w:val="000000"/>
        </w:rPr>
        <w:t>cart</w:t>
      </w:r>
      <w:proofErr w:type="spellEnd"/>
      <w:r>
        <w:rPr>
          <w:rFonts w:cstheme="minorHAnsi"/>
          <w:color w:val="000000"/>
        </w:rPr>
        <w:t>()</w:t>
      </w:r>
      <w:proofErr w:type="gramEnd"/>
    </w:p>
    <w:p w:rsidR="00295F03" w:rsidRPr="00DD2F17" w:rsidRDefault="00295F03" w:rsidP="00295F03">
      <w:pPr>
        <w:spacing w:line="480" w:lineRule="auto"/>
        <w:rPr>
          <w:rFonts w:cstheme="minorHAnsi"/>
          <w:color w:val="000000"/>
          <w:lang w:eastAsia="ja-JP"/>
        </w:rPr>
      </w:pPr>
      <w:r>
        <w:rPr>
          <w:rFonts w:cstheme="minorHAnsi"/>
          <w:color w:val="000000"/>
        </w:rPr>
        <w:tab/>
      </w:r>
      <w:r w:rsidRPr="00DD2F17">
        <w:rPr>
          <w:rFonts w:cstheme="minorHAnsi"/>
          <w:color w:val="000000"/>
        </w:rPr>
        <w:t xml:space="preserve">Habilita los inputs cartesianos  </w:t>
      </w:r>
      <w:r w:rsidR="005E5AD0">
        <w:rPr>
          <w:rFonts w:ascii="Arial" w:eastAsiaTheme="minorHAnsi" w:hAnsi="Arial" w:cs="Arial"/>
          <w:color w:val="FF0000"/>
          <w:lang w:eastAsia="ja-JP"/>
        </w:rPr>
        <w:t>▲</w:t>
      </w:r>
    </w:p>
    <w:p w:rsidR="00295F03" w:rsidRPr="00DD2F17" w:rsidRDefault="00295F03" w:rsidP="00295F03">
      <w:pPr>
        <w:spacing w:line="480" w:lineRule="auto"/>
        <w:ind w:firstLine="708"/>
        <w:rPr>
          <w:rFonts w:eastAsia="SimSun" w:cstheme="minorHAnsi"/>
          <w:color w:val="000000"/>
          <w:lang w:eastAsia="zh-CN"/>
        </w:rPr>
      </w:pPr>
      <w:r w:rsidRPr="00DD2F17">
        <w:rPr>
          <w:rFonts w:cstheme="minorHAnsi"/>
          <w:color w:val="000000"/>
        </w:rPr>
        <w:t>Habilita el input del nombre del punto</w:t>
      </w:r>
      <w:r w:rsidR="00DD2F17" w:rsidRPr="00DD2F17">
        <w:rPr>
          <w:rFonts w:cstheme="minorHAnsi"/>
          <w:color w:val="000000"/>
        </w:rPr>
        <w:t xml:space="preserve"> </w:t>
      </w:r>
      <w:r w:rsidR="005E5AD0">
        <w:rPr>
          <w:rFonts w:ascii="Arial" w:eastAsia="SimSun" w:hAnsi="Arial" w:cs="Arial"/>
          <w:color w:val="FF0000"/>
          <w:lang w:eastAsia="zh-CN"/>
        </w:rPr>
        <w:t>▲</w:t>
      </w:r>
    </w:p>
    <w:p w:rsidR="00295F03" w:rsidRPr="00DD2F17" w:rsidRDefault="00295F03" w:rsidP="00295F03">
      <w:pPr>
        <w:spacing w:line="480" w:lineRule="auto"/>
        <w:ind w:firstLine="708"/>
        <w:rPr>
          <w:rFonts w:cstheme="minorHAnsi"/>
          <w:color w:val="000000"/>
          <w:lang w:eastAsia="ja-JP"/>
        </w:rPr>
      </w:pPr>
      <w:r w:rsidRPr="00DD2F17">
        <w:rPr>
          <w:rFonts w:cstheme="minorHAnsi"/>
          <w:color w:val="000000"/>
        </w:rPr>
        <w:t>Vacía input del nombre del punto</w:t>
      </w:r>
      <w:r w:rsidR="00DD2F17" w:rsidRPr="00DD2F17">
        <w:rPr>
          <w:rFonts w:cstheme="minorHAnsi"/>
          <w:color w:val="000000"/>
        </w:rPr>
        <w:t xml:space="preserve"> </w:t>
      </w:r>
      <w:r w:rsidR="00DD2F17" w:rsidRPr="00DD2F17">
        <w:rPr>
          <w:rFonts w:ascii="Arial" w:hAnsi="Arial" w:cs="Arial"/>
          <w:color w:val="FF0000"/>
          <w:lang w:eastAsia="ja-JP"/>
        </w:rPr>
        <w:t>▼</w:t>
      </w:r>
    </w:p>
    <w:p w:rsidR="00295F03" w:rsidRDefault="00295F03" w:rsidP="00295F03">
      <w:pPr>
        <w:spacing w:line="480" w:lineRule="auto"/>
        <w:ind w:firstLine="708"/>
        <w:rPr>
          <w:rFonts w:ascii="Arial" w:hAnsi="Arial" w:cs="Arial"/>
          <w:color w:val="FF0000"/>
          <w:lang w:eastAsia="ja-JP"/>
        </w:rPr>
      </w:pPr>
      <w:r w:rsidRPr="00DD2F17">
        <w:rPr>
          <w:rFonts w:eastAsia="Arial Unicode MS" w:cstheme="minorHAnsi"/>
          <w:color w:val="000000"/>
        </w:rPr>
        <w:lastRenderedPageBreak/>
        <w:t xml:space="preserve">Pone a “0” lo inputs de los </w:t>
      </w:r>
      <w:proofErr w:type="spellStart"/>
      <w:r w:rsidRPr="00DD2F17">
        <w:rPr>
          <w:rFonts w:eastAsia="Arial Unicode MS" w:cstheme="minorHAnsi"/>
          <w:color w:val="000000"/>
        </w:rPr>
        <w:t>angulos</w:t>
      </w:r>
      <w:proofErr w:type="spellEnd"/>
      <w:r w:rsidR="00DD2F17" w:rsidRPr="00DD2F17">
        <w:rPr>
          <w:rFonts w:eastAsia="Arial Unicode MS" w:cstheme="minorHAnsi"/>
          <w:color w:val="000000"/>
        </w:rPr>
        <w:t xml:space="preserve"> </w:t>
      </w:r>
      <w:r w:rsidR="005E5AD0">
        <w:rPr>
          <w:rFonts w:ascii="Arial" w:hAnsi="Arial" w:cs="Arial"/>
          <w:color w:val="FF0000"/>
          <w:lang w:eastAsia="ja-JP"/>
        </w:rPr>
        <w:t>▲</w:t>
      </w:r>
    </w:p>
    <w:p w:rsidR="00DD2F17" w:rsidRDefault="00DD2F17" w:rsidP="00295F03">
      <w:pPr>
        <w:spacing w:line="480" w:lineRule="auto"/>
        <w:ind w:firstLine="708"/>
        <w:rPr>
          <w:rFonts w:cstheme="minorHAnsi"/>
          <w:color w:val="00FF00"/>
        </w:rPr>
      </w:pPr>
      <w:r w:rsidRPr="00295F03">
        <w:rPr>
          <w:rFonts w:cstheme="minorHAnsi"/>
          <w:color w:val="00FF00"/>
        </w:rPr>
        <w:t>Informo en consola o cuadro de mensajes</w:t>
      </w:r>
    </w:p>
    <w:p w:rsidR="005E5AD0" w:rsidRDefault="00DD2F17" w:rsidP="005E5AD0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FF0000"/>
        </w:rPr>
        <w:t xml:space="preserve">F </w:t>
      </w:r>
      <w:proofErr w:type="spellStart"/>
      <w:r>
        <w:rPr>
          <w:rFonts w:cstheme="minorHAnsi"/>
          <w:color w:val="000000"/>
        </w:rPr>
        <w:t>nuevo_punto_</w:t>
      </w:r>
      <w:proofErr w:type="gramStart"/>
      <w:r>
        <w:rPr>
          <w:rFonts w:cstheme="minorHAnsi"/>
          <w:color w:val="000000"/>
        </w:rPr>
        <w:t>ang</w:t>
      </w:r>
      <w:proofErr w:type="spellEnd"/>
      <w:r>
        <w:rPr>
          <w:rFonts w:cstheme="minorHAnsi"/>
          <w:color w:val="000000"/>
        </w:rPr>
        <w:t>()</w:t>
      </w:r>
      <w:proofErr w:type="gramEnd"/>
    </w:p>
    <w:p w:rsidR="005E5AD0" w:rsidRPr="00DD2F17" w:rsidRDefault="005E5AD0" w:rsidP="005E5AD0">
      <w:pPr>
        <w:spacing w:line="480" w:lineRule="auto"/>
        <w:rPr>
          <w:rFonts w:cstheme="minorHAnsi"/>
          <w:color w:val="000000"/>
          <w:lang w:eastAsia="ja-JP"/>
        </w:rPr>
      </w:pPr>
      <w:r>
        <w:rPr>
          <w:rFonts w:cstheme="minorHAnsi"/>
          <w:color w:val="000000"/>
        </w:rPr>
        <w:tab/>
      </w:r>
      <w:r w:rsidRPr="00DD2F17">
        <w:rPr>
          <w:rFonts w:cstheme="minorHAnsi"/>
          <w:color w:val="000000"/>
        </w:rPr>
        <w:t xml:space="preserve">Habilita los inputs </w:t>
      </w:r>
      <w:r>
        <w:rPr>
          <w:rFonts w:cstheme="minorHAnsi"/>
          <w:color w:val="000000"/>
        </w:rPr>
        <w:t xml:space="preserve">de </w:t>
      </w:r>
      <w:r w:rsidR="00015C39">
        <w:rPr>
          <w:rFonts w:cstheme="minorHAnsi"/>
          <w:color w:val="000000"/>
        </w:rPr>
        <w:t>ángulos</w:t>
      </w:r>
      <w:r w:rsidRPr="00DD2F17">
        <w:rPr>
          <w:rFonts w:cstheme="minorHAnsi"/>
          <w:color w:val="000000"/>
        </w:rPr>
        <w:t xml:space="preserve">  </w:t>
      </w:r>
      <w:r>
        <w:rPr>
          <w:rFonts w:ascii="Arial" w:eastAsiaTheme="minorHAnsi" w:hAnsi="Arial" w:cs="Arial"/>
          <w:color w:val="FF0000"/>
          <w:lang w:eastAsia="ja-JP"/>
        </w:rPr>
        <w:t>▲</w:t>
      </w:r>
      <w:r w:rsidRPr="005E5AD0">
        <w:rPr>
          <w:rFonts w:cstheme="minorHAnsi"/>
          <w:color w:val="000000"/>
          <w:lang w:eastAsia="ja-JP"/>
        </w:rPr>
        <w:t xml:space="preserve"> </w:t>
      </w:r>
    </w:p>
    <w:p w:rsidR="005E5AD0" w:rsidRPr="005E5AD0" w:rsidRDefault="005E5AD0" w:rsidP="005E5AD0">
      <w:pPr>
        <w:spacing w:line="480" w:lineRule="auto"/>
        <w:ind w:firstLine="708"/>
        <w:rPr>
          <w:rFonts w:eastAsia="SimSun" w:cstheme="minorHAnsi"/>
          <w:color w:val="000000"/>
          <w:lang w:eastAsia="zh-CN"/>
        </w:rPr>
      </w:pPr>
      <w:r w:rsidRPr="005E5AD0">
        <w:rPr>
          <w:rFonts w:cstheme="minorHAnsi"/>
          <w:color w:val="000000"/>
        </w:rPr>
        <w:t xml:space="preserve">Habilita el input del nombre del punto </w:t>
      </w:r>
      <w:r w:rsidRPr="005E5AD0">
        <w:rPr>
          <w:rFonts w:ascii="Arial" w:eastAsia="SimSun" w:hAnsi="Arial" w:cs="Arial"/>
          <w:color w:val="FF0000"/>
          <w:lang w:eastAsia="zh-CN"/>
        </w:rPr>
        <w:t>▲</w:t>
      </w:r>
    </w:p>
    <w:p w:rsidR="005E5AD0" w:rsidRPr="005E5AD0" w:rsidRDefault="005E5AD0" w:rsidP="005E5AD0">
      <w:pPr>
        <w:spacing w:line="480" w:lineRule="auto"/>
        <w:ind w:firstLine="708"/>
        <w:rPr>
          <w:rFonts w:cstheme="minorHAnsi"/>
          <w:color w:val="FF0000"/>
          <w:lang w:eastAsia="ja-JP"/>
        </w:rPr>
      </w:pPr>
      <w:r w:rsidRPr="005E5AD0">
        <w:rPr>
          <w:rFonts w:cstheme="minorHAnsi"/>
          <w:color w:val="000000"/>
        </w:rPr>
        <w:t xml:space="preserve">Vacía input del nombre del punto </w:t>
      </w:r>
      <w:r w:rsidRPr="005E5AD0">
        <w:rPr>
          <w:rFonts w:ascii="Arial" w:hAnsi="Arial" w:cs="Arial"/>
          <w:color w:val="FF0000"/>
          <w:lang w:eastAsia="ja-JP"/>
        </w:rPr>
        <w:t>▼</w:t>
      </w:r>
    </w:p>
    <w:p w:rsidR="005E5AD0" w:rsidRPr="005E5AD0" w:rsidRDefault="005E5AD0" w:rsidP="005E5AD0">
      <w:pPr>
        <w:spacing w:line="480" w:lineRule="auto"/>
        <w:ind w:firstLine="708"/>
        <w:rPr>
          <w:rFonts w:cstheme="minorHAnsi"/>
          <w:color w:val="FF0000"/>
          <w:lang w:eastAsia="ja-JP"/>
        </w:rPr>
      </w:pPr>
      <w:r w:rsidRPr="005E5AD0">
        <w:rPr>
          <w:rFonts w:cstheme="minorHAnsi"/>
          <w:color w:val="000000"/>
          <w:lang w:eastAsia="ja-JP"/>
        </w:rPr>
        <w:t>Habilitar inputs de velocidad y aceleración</w:t>
      </w:r>
      <w:r w:rsidRPr="005E5AD0">
        <w:rPr>
          <w:rFonts w:cstheme="minorHAnsi"/>
          <w:color w:val="FF0000"/>
          <w:lang w:eastAsia="ja-JP"/>
        </w:rPr>
        <w:t xml:space="preserve"> </w:t>
      </w:r>
      <w:r w:rsidRPr="005E5AD0">
        <w:rPr>
          <w:rFonts w:ascii="Arial" w:hAnsi="Arial" w:cs="Arial"/>
          <w:color w:val="FF0000"/>
          <w:lang w:eastAsia="ja-JP"/>
        </w:rPr>
        <w:t>▲</w:t>
      </w:r>
      <w:r w:rsidRPr="005E5AD0">
        <w:rPr>
          <w:rFonts w:ascii="Arial" w:hAnsi="Arial" w:cs="Arial"/>
          <w:color w:val="00FF00"/>
          <w:lang w:eastAsia="ja-JP"/>
        </w:rPr>
        <w:t>▲</w:t>
      </w:r>
      <w:r w:rsidRPr="005E5AD0">
        <w:rPr>
          <w:rFonts w:cstheme="minorHAnsi"/>
          <w:color w:val="FF0000"/>
          <w:lang w:eastAsia="ja-JP"/>
        </w:rPr>
        <w:t xml:space="preserve"> </w:t>
      </w:r>
    </w:p>
    <w:p w:rsidR="005E5AD0" w:rsidRPr="005E5AD0" w:rsidRDefault="005E5AD0" w:rsidP="005E5AD0">
      <w:pPr>
        <w:spacing w:line="480" w:lineRule="auto"/>
        <w:ind w:firstLine="708"/>
        <w:rPr>
          <w:rFonts w:cstheme="minorHAnsi"/>
          <w:color w:val="00FF00"/>
        </w:rPr>
      </w:pPr>
      <w:r w:rsidRPr="005E5AD0">
        <w:rPr>
          <w:rFonts w:cstheme="minorHAnsi"/>
          <w:color w:val="00FF00"/>
        </w:rPr>
        <w:t>Informo en consola o cuadro de mensajes</w:t>
      </w:r>
    </w:p>
    <w:p w:rsidR="005E5AD0" w:rsidRDefault="005E5AD0" w:rsidP="005E5AD0">
      <w:pPr>
        <w:spacing w:line="480" w:lineRule="auto"/>
        <w:rPr>
          <w:rFonts w:cstheme="minorHAnsi"/>
          <w:color w:val="000000"/>
          <w:lang w:eastAsia="ja-JP"/>
        </w:rPr>
      </w:pPr>
      <w:r>
        <w:rPr>
          <w:rFonts w:cstheme="minorHAnsi"/>
          <w:color w:val="FF0000"/>
          <w:lang w:eastAsia="ja-JP"/>
        </w:rPr>
        <w:t xml:space="preserve">F </w:t>
      </w:r>
      <w:proofErr w:type="spellStart"/>
      <w:proofErr w:type="gramStart"/>
      <w:r>
        <w:rPr>
          <w:rFonts w:cstheme="minorHAnsi"/>
          <w:color w:val="000000"/>
          <w:lang w:eastAsia="ja-JP"/>
        </w:rPr>
        <w:t>agregarPunto</w:t>
      </w:r>
      <w:proofErr w:type="spellEnd"/>
      <w:r>
        <w:rPr>
          <w:rFonts w:cstheme="minorHAnsi"/>
          <w:color w:val="000000"/>
          <w:lang w:eastAsia="ja-JP"/>
        </w:rPr>
        <w:t>()</w:t>
      </w:r>
      <w:proofErr w:type="gramEnd"/>
    </w:p>
    <w:p w:rsidR="009D3C12" w:rsidRPr="009D3C12" w:rsidRDefault="009D3C12" w:rsidP="005E5AD0">
      <w:pPr>
        <w:spacing w:line="480" w:lineRule="auto"/>
        <w:rPr>
          <w:rFonts w:ascii="Arial" w:hAnsi="Arial" w:cs="Arial"/>
          <w:color w:val="FF0000"/>
          <w:lang w:eastAsia="ja-JP"/>
        </w:rPr>
      </w:pPr>
      <w:r>
        <w:rPr>
          <w:rFonts w:cstheme="minorHAnsi"/>
          <w:color w:val="000000"/>
          <w:lang w:eastAsia="ja-JP"/>
        </w:rPr>
        <w:tab/>
        <w:t xml:space="preserve">Obtener valor del </w:t>
      </w:r>
      <w:r w:rsidRPr="00DD2F17">
        <w:rPr>
          <w:rFonts w:cstheme="minorHAnsi"/>
          <w:color w:val="000000"/>
        </w:rPr>
        <w:t>input del nombre del punto</w:t>
      </w:r>
      <w:r>
        <w:rPr>
          <w:rFonts w:cstheme="minorHAnsi"/>
          <w:color w:val="000000"/>
        </w:rPr>
        <w:t xml:space="preserve"> </w:t>
      </w:r>
      <w:r w:rsidRPr="005E5AD0">
        <w:rPr>
          <w:rFonts w:ascii="Arial" w:eastAsia="SimSun" w:hAnsi="Arial" w:cs="Arial"/>
          <w:color w:val="FF0000"/>
          <w:lang w:eastAsia="zh-CN"/>
        </w:rPr>
        <w:t>▲</w:t>
      </w:r>
    </w:p>
    <w:p w:rsidR="009D3C12" w:rsidRDefault="009D3C12" w:rsidP="005E5AD0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  <w:t xml:space="preserve">Obtener valor de los inputs de </w:t>
      </w:r>
      <w:r w:rsidR="00015C39">
        <w:rPr>
          <w:rFonts w:cstheme="minorHAnsi"/>
          <w:color w:val="000000"/>
        </w:rPr>
        <w:t>ángulos</w:t>
      </w:r>
      <w:r>
        <w:rPr>
          <w:rFonts w:cstheme="minorHAnsi"/>
          <w:color w:val="000000"/>
        </w:rPr>
        <w:t xml:space="preserve"> </w:t>
      </w:r>
      <w:r w:rsidRPr="005E5AD0">
        <w:rPr>
          <w:rFonts w:ascii="Arial" w:eastAsia="SimSun" w:hAnsi="Arial" w:cs="Arial"/>
          <w:color w:val="FF0000"/>
          <w:lang w:eastAsia="zh-CN"/>
        </w:rPr>
        <w:t>▲</w:t>
      </w:r>
    </w:p>
    <w:p w:rsidR="009D3C12" w:rsidRPr="00295F03" w:rsidRDefault="009D3C12" w:rsidP="009D3C12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  <w:t xml:space="preserve">Verificar si el nombre se conoce (si es </w:t>
      </w:r>
      <w:proofErr w:type="spellStart"/>
      <w:r>
        <w:rPr>
          <w:rFonts w:cstheme="minorHAnsi"/>
          <w:color w:val="000000"/>
        </w:rPr>
        <w:t>asi</w:t>
      </w:r>
      <w:proofErr w:type="spellEnd"/>
      <w:r>
        <w:rPr>
          <w:rFonts w:cstheme="minorHAnsi"/>
          <w:color w:val="000000"/>
        </w:rPr>
        <w:t xml:space="preserve"> informar y salir de la función </w:t>
      </w:r>
      <w:r>
        <w:rPr>
          <w:rFonts w:cstheme="minorHAnsi"/>
          <w:color w:val="FF0000"/>
        </w:rPr>
        <w:t>F</w:t>
      </w:r>
      <w:r>
        <w:rPr>
          <w:rFonts w:cstheme="minorHAnsi"/>
          <w:color w:val="000000"/>
        </w:rPr>
        <w:t>)</w:t>
      </w:r>
      <w:r>
        <w:rPr>
          <w:rFonts w:cstheme="minorHAnsi"/>
          <w:color w:val="000000"/>
          <w:lang w:eastAsia="ja-JP"/>
        </w:rPr>
        <w:t xml:space="preserve"> </w:t>
      </w:r>
    </w:p>
    <w:p w:rsidR="009D3C12" w:rsidRPr="00295F03" w:rsidRDefault="009D3C12" w:rsidP="009D3C12">
      <w:pPr>
        <w:spacing w:line="480" w:lineRule="auto"/>
        <w:rPr>
          <w:rFonts w:cstheme="minorHAnsi"/>
          <w:color w:val="000000"/>
        </w:rPr>
      </w:pPr>
      <w:r w:rsidRPr="00295F03">
        <w:rPr>
          <w:rFonts w:cstheme="minorHAnsi"/>
          <w:color w:val="000000"/>
        </w:rPr>
        <w:tab/>
        <w:t xml:space="preserve">Creo </w:t>
      </w:r>
      <w:proofErr w:type="spellStart"/>
      <w:r w:rsidRPr="00295F03">
        <w:rPr>
          <w:rFonts w:cstheme="minorHAnsi"/>
          <w:color w:val="000000"/>
        </w:rPr>
        <w:t>msg</w:t>
      </w:r>
      <w:proofErr w:type="spellEnd"/>
      <w:r w:rsidRPr="00295F03">
        <w:rPr>
          <w:rFonts w:cstheme="minorHAnsi"/>
          <w:color w:val="000000"/>
        </w:rPr>
        <w:t xml:space="preserve"> tipo </w:t>
      </w:r>
      <w:proofErr w:type="spellStart"/>
      <w:r w:rsidRPr="00295F03">
        <w:rPr>
          <w:rFonts w:cstheme="minorHAnsi"/>
          <w:color w:val="FF00FF"/>
        </w:rPr>
        <w:t>punto_web</w:t>
      </w:r>
      <w:proofErr w:type="spellEnd"/>
      <w:r w:rsidRPr="00295F03">
        <w:rPr>
          <w:rFonts w:cstheme="minorHAnsi"/>
          <w:color w:val="000000"/>
        </w:rPr>
        <w:t xml:space="preserve"> para mandar</w:t>
      </w:r>
    </w:p>
    <w:p w:rsidR="009D3C12" w:rsidRPr="00295F03" w:rsidRDefault="009D3C12" w:rsidP="009D3C12">
      <w:pPr>
        <w:spacing w:line="480" w:lineRule="auto"/>
        <w:ind w:left="1416"/>
        <w:rPr>
          <w:rFonts w:cstheme="minorHAnsi"/>
          <w:color w:val="000000"/>
        </w:rPr>
      </w:pPr>
      <w:proofErr w:type="gramStart"/>
      <w:r w:rsidRPr="00295F03">
        <w:rPr>
          <w:rFonts w:cstheme="minorHAnsi"/>
          <w:color w:val="000000"/>
        </w:rPr>
        <w:t>orden</w:t>
      </w:r>
      <w:proofErr w:type="gramEnd"/>
      <w:r w:rsidRPr="00295F03">
        <w:rPr>
          <w:rFonts w:cstheme="minorHAnsi"/>
          <w:color w:val="000000"/>
        </w:rPr>
        <w:t>: [</w:t>
      </w:r>
      <w:r w:rsidRPr="009D3C12">
        <w:rPr>
          <w:rFonts w:cstheme="minorHAnsi"/>
          <w:color w:val="000000"/>
        </w:rPr>
        <w:t>'agregar', nombre</w:t>
      </w:r>
      <w:r w:rsidRPr="00295F03">
        <w:rPr>
          <w:rFonts w:cstheme="minorHAnsi"/>
          <w:color w:val="000000"/>
        </w:rPr>
        <w:t xml:space="preserve">], </w:t>
      </w:r>
    </w:p>
    <w:p w:rsidR="009D3C12" w:rsidRPr="00295F03" w:rsidRDefault="009D3C12" w:rsidP="009D3C12">
      <w:pPr>
        <w:spacing w:line="480" w:lineRule="auto"/>
        <w:ind w:left="1416"/>
        <w:rPr>
          <w:rFonts w:cstheme="minorHAnsi"/>
          <w:color w:val="000000"/>
        </w:rPr>
      </w:pPr>
      <w:proofErr w:type="gramStart"/>
      <w:r w:rsidRPr="00295F03">
        <w:rPr>
          <w:rFonts w:cstheme="minorHAnsi"/>
          <w:color w:val="000000"/>
        </w:rPr>
        <w:t>coordenadas</w:t>
      </w:r>
      <w:proofErr w:type="gramEnd"/>
      <w:r w:rsidRPr="00295F03">
        <w:rPr>
          <w:rFonts w:cstheme="minorHAnsi"/>
          <w:color w:val="000000"/>
        </w:rPr>
        <w:t>: [</w:t>
      </w:r>
      <w:r>
        <w:rPr>
          <w:rFonts w:cstheme="minorHAnsi"/>
          <w:color w:val="000000"/>
        </w:rPr>
        <w:t xml:space="preserve">  </w:t>
      </w:r>
      <w:r w:rsidRPr="009D3C12">
        <w:rPr>
          <w:rFonts w:cstheme="minorHAnsi"/>
          <w:color w:val="00FF00"/>
        </w:rPr>
        <w:t xml:space="preserve">coordenadas </w:t>
      </w:r>
      <w:r w:rsidR="00AE5C4F">
        <w:rPr>
          <w:rFonts w:cstheme="minorHAnsi"/>
          <w:color w:val="00FF00"/>
        </w:rPr>
        <w:t xml:space="preserve">angulares </w:t>
      </w:r>
      <w:r w:rsidRPr="009D3C12">
        <w:rPr>
          <w:rFonts w:cstheme="minorHAnsi"/>
          <w:color w:val="00FF00"/>
        </w:rPr>
        <w:t>obtenidas</w:t>
      </w:r>
      <w:r>
        <w:rPr>
          <w:rFonts w:cstheme="minorHAnsi"/>
          <w:color w:val="000000"/>
        </w:rPr>
        <w:t xml:space="preserve">  </w:t>
      </w:r>
      <w:r w:rsidRPr="00295F03">
        <w:rPr>
          <w:rFonts w:cstheme="minorHAnsi"/>
          <w:color w:val="000000"/>
        </w:rPr>
        <w:t>]</w:t>
      </w:r>
      <w:r>
        <w:rPr>
          <w:rFonts w:cstheme="minorHAnsi"/>
          <w:color w:val="000000"/>
        </w:rPr>
        <w:t xml:space="preserve"> </w:t>
      </w:r>
    </w:p>
    <w:p w:rsidR="009D3C12" w:rsidRDefault="009D3C12" w:rsidP="009D3C12">
      <w:pPr>
        <w:spacing w:line="480" w:lineRule="auto"/>
        <w:rPr>
          <w:rFonts w:cstheme="minorHAnsi"/>
          <w:color w:val="FF0000"/>
        </w:rPr>
      </w:pPr>
      <w:r w:rsidRPr="00295F03">
        <w:rPr>
          <w:rFonts w:cstheme="minorHAnsi"/>
          <w:color w:val="000000"/>
        </w:rPr>
        <w:tab/>
        <w:t>Publico en “</w:t>
      </w:r>
      <w:proofErr w:type="spellStart"/>
      <w:r w:rsidRPr="00295F03">
        <w:rPr>
          <w:rFonts w:cstheme="minorHAnsi"/>
          <w:color w:val="000000"/>
        </w:rPr>
        <w:t>pub_orden</w:t>
      </w:r>
      <w:proofErr w:type="spellEnd"/>
      <w:r w:rsidRPr="00295F03">
        <w:rPr>
          <w:rFonts w:cstheme="minorHAnsi"/>
          <w:color w:val="000000"/>
        </w:rPr>
        <w:t xml:space="preserve">, </w:t>
      </w:r>
      <w:proofErr w:type="spellStart"/>
      <w:r w:rsidRPr="00295F03">
        <w:rPr>
          <w:rFonts w:cstheme="minorHAnsi"/>
          <w:color w:val="FF0000"/>
        </w:rPr>
        <w:t>orden_</w:t>
      </w:r>
      <w:proofErr w:type="gramStart"/>
      <w:r w:rsidRPr="00295F03">
        <w:rPr>
          <w:rFonts w:cstheme="minorHAnsi"/>
          <w:color w:val="FF0000"/>
        </w:rPr>
        <w:t>web</w:t>
      </w:r>
      <w:proofErr w:type="spellEnd"/>
      <w:r w:rsidRPr="00295F03">
        <w:rPr>
          <w:rFonts w:cstheme="minorHAnsi"/>
          <w:color w:val="FF0000"/>
        </w:rPr>
        <w:t xml:space="preserve"> </w:t>
      </w:r>
      <w:r w:rsidRPr="00AE5C4F">
        <w:rPr>
          <w:rFonts w:cstheme="minorHAnsi"/>
          <w:color w:val="000000"/>
        </w:rPr>
        <w:t>”</w:t>
      </w:r>
      <w:proofErr w:type="gramEnd"/>
      <w:r w:rsidRPr="00AE5C4F">
        <w:rPr>
          <w:rFonts w:cstheme="minorHAnsi"/>
          <w:color w:val="000000"/>
        </w:rPr>
        <w:t xml:space="preserve"> </w:t>
      </w:r>
    </w:p>
    <w:p w:rsidR="009D3C12" w:rsidRDefault="009D3C12" w:rsidP="009D3C12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FF0000"/>
        </w:rPr>
        <w:tab/>
      </w:r>
      <w:proofErr w:type="gramStart"/>
      <w:r>
        <w:rPr>
          <w:rFonts w:cstheme="minorHAnsi"/>
          <w:color w:val="000000"/>
        </w:rPr>
        <w:t>Correr ”</w:t>
      </w:r>
      <w:proofErr w:type="gramEnd"/>
      <w:r>
        <w:rPr>
          <w:rFonts w:cstheme="minorHAnsi"/>
          <w:color w:val="000000"/>
        </w:rPr>
        <w:t xml:space="preserve"> </w:t>
      </w:r>
      <w:r w:rsidRPr="00980132">
        <w:rPr>
          <w:rFonts w:cstheme="minorHAnsi"/>
          <w:color w:val="FF0000"/>
        </w:rPr>
        <w:t xml:space="preserve">F </w:t>
      </w:r>
      <w:proofErr w:type="spellStart"/>
      <w:r w:rsidRPr="00980132">
        <w:rPr>
          <w:rFonts w:cstheme="minorHAnsi"/>
          <w:color w:val="000000"/>
        </w:rPr>
        <w:t>mostrarPuntos</w:t>
      </w:r>
      <w:proofErr w:type="spellEnd"/>
      <w:r w:rsidRPr="00980132">
        <w:rPr>
          <w:rFonts w:cstheme="minorHAnsi"/>
          <w:color w:val="000000"/>
        </w:rPr>
        <w:t xml:space="preserve">() </w:t>
      </w:r>
      <w:r>
        <w:rPr>
          <w:rFonts w:cstheme="minorHAnsi"/>
          <w:color w:val="000000"/>
        </w:rPr>
        <w:t>“</w:t>
      </w:r>
    </w:p>
    <w:p w:rsidR="00AE5C4F" w:rsidRPr="009D3C12" w:rsidRDefault="009D3C12" w:rsidP="00AE5C4F">
      <w:pPr>
        <w:spacing w:line="480" w:lineRule="auto"/>
        <w:rPr>
          <w:rFonts w:ascii="Arial" w:hAnsi="Arial" w:cs="Arial"/>
          <w:color w:val="FF0000"/>
          <w:lang w:eastAsia="ja-JP"/>
        </w:rPr>
      </w:pPr>
      <w:r>
        <w:rPr>
          <w:rFonts w:cstheme="minorHAnsi"/>
          <w:color w:val="FF0000"/>
        </w:rPr>
        <w:t xml:space="preserve">F </w:t>
      </w:r>
      <w:proofErr w:type="spellStart"/>
      <w:proofErr w:type="gramStart"/>
      <w:r>
        <w:rPr>
          <w:rFonts w:cstheme="minorHAnsi"/>
          <w:color w:val="000000"/>
        </w:rPr>
        <w:t>enviarCoordenadasCart</w:t>
      </w:r>
      <w:proofErr w:type="spellEnd"/>
      <w:r w:rsidR="00AE5C4F">
        <w:rPr>
          <w:rFonts w:cstheme="minorHAnsi"/>
          <w:color w:val="000000"/>
        </w:rPr>
        <w:t>()</w:t>
      </w:r>
      <w:proofErr w:type="gramEnd"/>
    </w:p>
    <w:p w:rsidR="00AE5C4F" w:rsidRDefault="00AE5C4F" w:rsidP="00AE5C4F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  <w:t>Obtener valor de los inputs cartesianos</w:t>
      </w:r>
      <w:r w:rsidRPr="005E5AD0">
        <w:rPr>
          <w:rFonts w:ascii="Arial" w:eastAsia="SimSun" w:hAnsi="Arial" w:cs="Arial"/>
          <w:color w:val="FF0000"/>
          <w:lang w:eastAsia="zh-CN"/>
        </w:rPr>
        <w:t>▲</w:t>
      </w:r>
    </w:p>
    <w:p w:rsidR="00AE5C4F" w:rsidRDefault="00AE5C4F" w:rsidP="00AE5C4F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 w:rsidRPr="00295F03">
        <w:rPr>
          <w:rFonts w:cstheme="minorHAnsi"/>
          <w:color w:val="000000"/>
        </w:rPr>
        <w:t xml:space="preserve">Creo </w:t>
      </w:r>
      <w:proofErr w:type="spellStart"/>
      <w:r w:rsidRPr="00295F03">
        <w:rPr>
          <w:rFonts w:cstheme="minorHAnsi"/>
          <w:color w:val="000000"/>
        </w:rPr>
        <w:t>msg</w:t>
      </w:r>
      <w:proofErr w:type="spellEnd"/>
      <w:r w:rsidRPr="00295F03">
        <w:rPr>
          <w:rFonts w:cstheme="minorHAnsi"/>
          <w:color w:val="000000"/>
        </w:rPr>
        <w:t xml:space="preserve"> tipo </w:t>
      </w:r>
      <w:proofErr w:type="spellStart"/>
      <w:r w:rsidRPr="00743DA8">
        <w:rPr>
          <w:color w:val="FF00FF"/>
        </w:rPr>
        <w:t>std_msgs</w:t>
      </w:r>
      <w:proofErr w:type="spellEnd"/>
      <w:r w:rsidRPr="00743DA8">
        <w:rPr>
          <w:color w:val="FF00FF"/>
        </w:rPr>
        <w:t>/Float64MultiArray</w:t>
      </w:r>
      <w:r w:rsidRPr="00295F03">
        <w:rPr>
          <w:rFonts w:cstheme="minorHAnsi"/>
          <w:color w:val="000000"/>
        </w:rPr>
        <w:t xml:space="preserve"> para mandar</w:t>
      </w:r>
    </w:p>
    <w:p w:rsidR="00AE5C4F" w:rsidRPr="00295F03" w:rsidRDefault="00AE5C4F" w:rsidP="00AE5C4F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proofErr w:type="gramStart"/>
      <w:r>
        <w:rPr>
          <w:rFonts w:cstheme="minorHAnsi"/>
          <w:color w:val="000000"/>
        </w:rPr>
        <w:t>data</w:t>
      </w:r>
      <w:proofErr w:type="gramEnd"/>
      <w:r>
        <w:rPr>
          <w:rFonts w:cstheme="minorHAnsi"/>
          <w:color w:val="000000"/>
        </w:rPr>
        <w:t xml:space="preserve">: [ </w:t>
      </w:r>
      <w:r w:rsidRPr="00AE5C4F">
        <w:rPr>
          <w:rFonts w:cstheme="minorHAnsi"/>
          <w:color w:val="00FF00"/>
        </w:rPr>
        <w:t>coordenadas cartesianas obtenidas</w:t>
      </w:r>
      <w:r>
        <w:rPr>
          <w:rFonts w:cstheme="minorHAnsi"/>
          <w:color w:val="000000"/>
        </w:rPr>
        <w:t xml:space="preserve"> ]</w:t>
      </w:r>
    </w:p>
    <w:p w:rsidR="00AE5C4F" w:rsidRPr="005E5AD0" w:rsidRDefault="00AE5C4F" w:rsidP="00AE5C4F">
      <w:pPr>
        <w:spacing w:line="480" w:lineRule="auto"/>
        <w:ind w:firstLine="708"/>
        <w:rPr>
          <w:rFonts w:cstheme="minorHAnsi"/>
          <w:color w:val="FF0000"/>
          <w:lang w:eastAsia="ja-JP"/>
        </w:rPr>
      </w:pPr>
      <w:r w:rsidRPr="00295F03">
        <w:rPr>
          <w:rFonts w:cstheme="minorHAnsi"/>
          <w:color w:val="000000"/>
        </w:rPr>
        <w:lastRenderedPageBreak/>
        <w:t xml:space="preserve">Publico en </w:t>
      </w:r>
      <w:proofErr w:type="gramStart"/>
      <w:r>
        <w:rPr>
          <w:rFonts w:cstheme="minorHAnsi"/>
          <w:color w:val="000000"/>
        </w:rPr>
        <w:t xml:space="preserve">“ </w:t>
      </w:r>
      <w:r>
        <w:rPr>
          <w:color w:val="000000"/>
        </w:rPr>
        <w:t>pub</w:t>
      </w:r>
      <w:proofErr w:type="gramEnd"/>
      <w:r>
        <w:rPr>
          <w:color w:val="000000"/>
        </w:rPr>
        <w:t xml:space="preserve">, </w:t>
      </w:r>
      <w:proofErr w:type="spellStart"/>
      <w:r w:rsidRPr="00FE45E5">
        <w:rPr>
          <w:color w:val="FF0000"/>
        </w:rPr>
        <w:t>cord_ros</w:t>
      </w:r>
      <w:proofErr w:type="spellEnd"/>
      <w:r>
        <w:rPr>
          <w:color w:val="FF0000"/>
        </w:rPr>
        <w:t xml:space="preserve"> </w:t>
      </w:r>
      <w:r w:rsidRPr="00AE5C4F">
        <w:rPr>
          <w:color w:val="000000"/>
        </w:rPr>
        <w:t>“</w:t>
      </w:r>
    </w:p>
    <w:p w:rsidR="00AE5C4F" w:rsidRPr="005E5AD0" w:rsidRDefault="00AE5C4F" w:rsidP="00AE5C4F">
      <w:pPr>
        <w:spacing w:line="480" w:lineRule="auto"/>
        <w:ind w:firstLine="708"/>
        <w:rPr>
          <w:rFonts w:cstheme="minorHAnsi"/>
          <w:color w:val="00FF00"/>
        </w:rPr>
      </w:pPr>
      <w:r w:rsidRPr="005E5AD0">
        <w:rPr>
          <w:rFonts w:cstheme="minorHAnsi"/>
          <w:color w:val="00FF00"/>
        </w:rPr>
        <w:t>Informo en consola o cuadro de mensajes</w:t>
      </w:r>
    </w:p>
    <w:p w:rsidR="00AE5C4F" w:rsidRPr="009D3C12" w:rsidRDefault="00AE5C4F" w:rsidP="00AE5C4F">
      <w:pPr>
        <w:spacing w:line="480" w:lineRule="auto"/>
        <w:rPr>
          <w:rFonts w:ascii="Arial" w:hAnsi="Arial" w:cs="Arial"/>
          <w:color w:val="FF0000"/>
          <w:lang w:eastAsia="ja-JP"/>
        </w:rPr>
      </w:pPr>
      <w:r>
        <w:rPr>
          <w:color w:val="FF0000"/>
        </w:rPr>
        <w:t xml:space="preserve">F </w:t>
      </w:r>
      <w:proofErr w:type="spellStart"/>
      <w:proofErr w:type="gramStart"/>
      <w:r>
        <w:rPr>
          <w:color w:val="000000"/>
        </w:rPr>
        <w:t>enviarCoordenadasAng</w:t>
      </w:r>
      <w:proofErr w:type="spellEnd"/>
      <w:r>
        <w:rPr>
          <w:color w:val="000000"/>
        </w:rPr>
        <w:t>()</w:t>
      </w:r>
      <w:proofErr w:type="gramEnd"/>
    </w:p>
    <w:p w:rsidR="00AE5C4F" w:rsidRDefault="00AE5C4F" w:rsidP="00AE5C4F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  <w:t>Obtener valor de los inputs angulares</w:t>
      </w:r>
      <w:r>
        <w:rPr>
          <w:rFonts w:ascii="Arial" w:eastAsia="SimSun" w:hAnsi="Arial" w:cs="Arial"/>
          <w:color w:val="FF0000"/>
          <w:lang w:eastAsia="zh-CN"/>
        </w:rPr>
        <w:t>▼</w:t>
      </w:r>
    </w:p>
    <w:p w:rsidR="00AE5C4F" w:rsidRDefault="00AE5C4F" w:rsidP="00AE5C4F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 w:rsidRPr="00295F03">
        <w:rPr>
          <w:rFonts w:cstheme="minorHAnsi"/>
          <w:color w:val="000000"/>
        </w:rPr>
        <w:t xml:space="preserve">Creo </w:t>
      </w:r>
      <w:proofErr w:type="spellStart"/>
      <w:r w:rsidRPr="00295F03">
        <w:rPr>
          <w:rFonts w:cstheme="minorHAnsi"/>
          <w:color w:val="000000"/>
        </w:rPr>
        <w:t>msg</w:t>
      </w:r>
      <w:proofErr w:type="spellEnd"/>
      <w:r w:rsidRPr="00295F03">
        <w:rPr>
          <w:rFonts w:cstheme="minorHAnsi"/>
          <w:color w:val="000000"/>
        </w:rPr>
        <w:t xml:space="preserve"> tipo </w:t>
      </w:r>
      <w:proofErr w:type="spellStart"/>
      <w:r w:rsidRPr="00743DA8">
        <w:rPr>
          <w:color w:val="FF00FF"/>
        </w:rPr>
        <w:t>std_msgs</w:t>
      </w:r>
      <w:proofErr w:type="spellEnd"/>
      <w:r w:rsidRPr="00743DA8">
        <w:rPr>
          <w:color w:val="FF00FF"/>
        </w:rPr>
        <w:t>/Float64MultiArray</w:t>
      </w:r>
      <w:r w:rsidRPr="00295F03">
        <w:rPr>
          <w:rFonts w:cstheme="minorHAnsi"/>
          <w:color w:val="000000"/>
        </w:rPr>
        <w:t xml:space="preserve"> para mandar</w:t>
      </w:r>
    </w:p>
    <w:p w:rsidR="00AE5C4F" w:rsidRPr="00295F03" w:rsidRDefault="00AE5C4F" w:rsidP="00AE5C4F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proofErr w:type="gramStart"/>
      <w:r>
        <w:rPr>
          <w:rFonts w:cstheme="minorHAnsi"/>
          <w:color w:val="000000"/>
        </w:rPr>
        <w:t>data</w:t>
      </w:r>
      <w:proofErr w:type="gramEnd"/>
      <w:r>
        <w:rPr>
          <w:rFonts w:cstheme="minorHAnsi"/>
          <w:color w:val="000000"/>
        </w:rPr>
        <w:t xml:space="preserve">: [ </w:t>
      </w:r>
      <w:r w:rsidRPr="00AE5C4F">
        <w:rPr>
          <w:rFonts w:cstheme="minorHAnsi"/>
          <w:color w:val="00FF00"/>
        </w:rPr>
        <w:t xml:space="preserve">coordenadas </w:t>
      </w:r>
      <w:r>
        <w:rPr>
          <w:rFonts w:cstheme="minorHAnsi"/>
          <w:color w:val="00FF00"/>
        </w:rPr>
        <w:t>angulares</w:t>
      </w:r>
      <w:r w:rsidRPr="00AE5C4F">
        <w:rPr>
          <w:rFonts w:cstheme="minorHAnsi"/>
          <w:color w:val="00FF00"/>
        </w:rPr>
        <w:t xml:space="preserve"> obtenidas</w:t>
      </w:r>
      <w:r>
        <w:rPr>
          <w:rFonts w:cstheme="minorHAnsi"/>
          <w:color w:val="000000"/>
        </w:rPr>
        <w:t xml:space="preserve"> ]</w:t>
      </w:r>
    </w:p>
    <w:p w:rsidR="00AE5C4F" w:rsidRPr="005E5AD0" w:rsidRDefault="00AE5C4F" w:rsidP="00AE5C4F">
      <w:pPr>
        <w:spacing w:line="480" w:lineRule="auto"/>
        <w:ind w:firstLine="708"/>
        <w:rPr>
          <w:rFonts w:cstheme="minorHAnsi"/>
          <w:color w:val="FF0000"/>
          <w:lang w:eastAsia="ja-JP"/>
        </w:rPr>
      </w:pPr>
      <w:r w:rsidRPr="00295F03">
        <w:rPr>
          <w:rFonts w:cstheme="minorHAnsi"/>
          <w:color w:val="000000"/>
        </w:rPr>
        <w:t xml:space="preserve">Publico en </w:t>
      </w:r>
      <w:proofErr w:type="gramStart"/>
      <w:r>
        <w:rPr>
          <w:rFonts w:cstheme="minorHAnsi"/>
          <w:color w:val="000000"/>
        </w:rPr>
        <w:t xml:space="preserve">“ </w:t>
      </w:r>
      <w:r>
        <w:rPr>
          <w:color w:val="000000"/>
        </w:rPr>
        <w:t>pub</w:t>
      </w:r>
      <w:proofErr w:type="gramEnd"/>
      <w:r>
        <w:rPr>
          <w:color w:val="000000"/>
        </w:rPr>
        <w:t xml:space="preserve">, </w:t>
      </w:r>
      <w:proofErr w:type="spellStart"/>
      <w:r w:rsidRPr="00FE45E5">
        <w:rPr>
          <w:color w:val="FF0000"/>
        </w:rPr>
        <w:t>cord_ros</w:t>
      </w:r>
      <w:proofErr w:type="spellEnd"/>
      <w:r>
        <w:rPr>
          <w:color w:val="FF0000"/>
        </w:rPr>
        <w:t xml:space="preserve"> </w:t>
      </w:r>
      <w:r w:rsidRPr="00AE5C4F">
        <w:rPr>
          <w:color w:val="000000"/>
        </w:rPr>
        <w:t>“</w:t>
      </w:r>
    </w:p>
    <w:p w:rsidR="00AE5C4F" w:rsidRPr="005E5AD0" w:rsidRDefault="00AE5C4F" w:rsidP="00AE5C4F">
      <w:pPr>
        <w:spacing w:line="480" w:lineRule="auto"/>
        <w:ind w:firstLine="708"/>
        <w:rPr>
          <w:rFonts w:cstheme="minorHAnsi"/>
          <w:color w:val="00FF00"/>
        </w:rPr>
      </w:pPr>
      <w:r w:rsidRPr="005E5AD0">
        <w:rPr>
          <w:rFonts w:cstheme="minorHAnsi"/>
          <w:color w:val="00FF00"/>
        </w:rPr>
        <w:t>Informo en consola o cuadro de mensajes</w:t>
      </w:r>
    </w:p>
    <w:p w:rsidR="00AE5C4F" w:rsidRDefault="00AE5C4F" w:rsidP="00AE5C4F">
      <w:pPr>
        <w:rPr>
          <w:color w:val="000000"/>
        </w:rPr>
      </w:pPr>
      <w:r>
        <w:rPr>
          <w:color w:val="FF0000"/>
        </w:rPr>
        <w:t xml:space="preserve">F </w:t>
      </w:r>
      <w:proofErr w:type="spellStart"/>
      <w:proofErr w:type="gramStart"/>
      <w:r w:rsidRPr="00AE5C4F">
        <w:rPr>
          <w:color w:val="000000"/>
        </w:rPr>
        <w:t>eliminarPunto</w:t>
      </w:r>
      <w:proofErr w:type="spellEnd"/>
      <w:r w:rsidRPr="00AE5C4F">
        <w:rPr>
          <w:color w:val="000000"/>
        </w:rPr>
        <w:t>()</w:t>
      </w:r>
      <w:proofErr w:type="gramEnd"/>
    </w:p>
    <w:p w:rsidR="00AE5C4F" w:rsidRPr="00295F03" w:rsidRDefault="00AE5C4F" w:rsidP="00AE5C4F">
      <w:pPr>
        <w:spacing w:line="480" w:lineRule="auto"/>
        <w:rPr>
          <w:rFonts w:cstheme="minorHAnsi"/>
          <w:color w:val="000000"/>
        </w:rPr>
      </w:pPr>
      <w:r>
        <w:rPr>
          <w:color w:val="000000"/>
        </w:rPr>
        <w:tab/>
      </w:r>
      <w:r>
        <w:rPr>
          <w:rFonts w:cstheme="minorHAnsi"/>
          <w:color w:val="000000"/>
          <w:lang w:eastAsia="ja-JP"/>
        </w:rPr>
        <w:t xml:space="preserve">Obtener valor del </w:t>
      </w:r>
      <w:r w:rsidRPr="00DD2F17">
        <w:rPr>
          <w:rFonts w:cstheme="minorHAnsi"/>
          <w:color w:val="000000"/>
        </w:rPr>
        <w:t>input del nombre del punto</w:t>
      </w:r>
      <w:r>
        <w:rPr>
          <w:rFonts w:cstheme="minorHAnsi"/>
          <w:color w:val="000000"/>
        </w:rPr>
        <w:t xml:space="preserve"> </w:t>
      </w:r>
      <w:r>
        <w:rPr>
          <w:rFonts w:ascii="Arial" w:eastAsia="SimSun" w:hAnsi="Arial" w:cs="Arial"/>
          <w:color w:val="FF0000"/>
          <w:lang w:eastAsia="zh-CN"/>
        </w:rPr>
        <w:t>▼</w:t>
      </w:r>
    </w:p>
    <w:p w:rsidR="00AE5C4F" w:rsidRPr="00295F03" w:rsidRDefault="00AE5C4F" w:rsidP="00AE5C4F">
      <w:pPr>
        <w:spacing w:line="480" w:lineRule="auto"/>
        <w:rPr>
          <w:rFonts w:cstheme="minorHAnsi"/>
          <w:color w:val="000000"/>
        </w:rPr>
      </w:pPr>
      <w:r w:rsidRPr="00295F03">
        <w:rPr>
          <w:rFonts w:cstheme="minorHAnsi"/>
          <w:color w:val="000000"/>
        </w:rPr>
        <w:tab/>
        <w:t xml:space="preserve">Creo </w:t>
      </w:r>
      <w:proofErr w:type="spellStart"/>
      <w:r w:rsidRPr="00295F03">
        <w:rPr>
          <w:rFonts w:cstheme="minorHAnsi"/>
          <w:color w:val="000000"/>
        </w:rPr>
        <w:t>msg</w:t>
      </w:r>
      <w:proofErr w:type="spellEnd"/>
      <w:r w:rsidRPr="00295F03">
        <w:rPr>
          <w:rFonts w:cstheme="minorHAnsi"/>
          <w:color w:val="000000"/>
        </w:rPr>
        <w:t xml:space="preserve"> tipo </w:t>
      </w:r>
      <w:proofErr w:type="spellStart"/>
      <w:r w:rsidRPr="00295F03">
        <w:rPr>
          <w:rFonts w:cstheme="minorHAnsi"/>
          <w:color w:val="FF00FF"/>
        </w:rPr>
        <w:t>punto_web</w:t>
      </w:r>
      <w:proofErr w:type="spellEnd"/>
      <w:r w:rsidRPr="00295F03">
        <w:rPr>
          <w:rFonts w:cstheme="minorHAnsi"/>
          <w:color w:val="000000"/>
        </w:rPr>
        <w:t xml:space="preserve"> para mandar</w:t>
      </w:r>
    </w:p>
    <w:p w:rsidR="00AE5C4F" w:rsidRPr="00295F03" w:rsidRDefault="00AE5C4F" w:rsidP="00AE5C4F">
      <w:pPr>
        <w:spacing w:line="480" w:lineRule="auto"/>
        <w:ind w:left="1416"/>
        <w:rPr>
          <w:rFonts w:cstheme="minorHAnsi"/>
          <w:color w:val="000000"/>
        </w:rPr>
      </w:pPr>
      <w:proofErr w:type="gramStart"/>
      <w:r w:rsidRPr="00295F03">
        <w:rPr>
          <w:rFonts w:cstheme="minorHAnsi"/>
          <w:color w:val="000000"/>
        </w:rPr>
        <w:t>orden</w:t>
      </w:r>
      <w:proofErr w:type="gramEnd"/>
      <w:r w:rsidRPr="00295F03">
        <w:rPr>
          <w:rFonts w:cstheme="minorHAnsi"/>
          <w:color w:val="000000"/>
        </w:rPr>
        <w:t>: [</w:t>
      </w:r>
      <w:r w:rsidRPr="009D3C12">
        <w:rPr>
          <w:rFonts w:cstheme="minorHAnsi"/>
          <w:color w:val="000000"/>
        </w:rPr>
        <w:t>'</w:t>
      </w:r>
      <w:r>
        <w:rPr>
          <w:rFonts w:cstheme="minorHAnsi"/>
          <w:color w:val="000000"/>
        </w:rPr>
        <w:t>eliminar</w:t>
      </w:r>
      <w:r w:rsidRPr="009D3C12">
        <w:rPr>
          <w:rFonts w:cstheme="minorHAnsi"/>
          <w:color w:val="000000"/>
        </w:rPr>
        <w:t>', nombre</w:t>
      </w:r>
      <w:r w:rsidRPr="00295F03">
        <w:rPr>
          <w:rFonts w:cstheme="minorHAnsi"/>
          <w:color w:val="000000"/>
        </w:rPr>
        <w:t xml:space="preserve">], </w:t>
      </w:r>
    </w:p>
    <w:p w:rsidR="00AE5C4F" w:rsidRPr="00295F03" w:rsidRDefault="00AE5C4F" w:rsidP="00AE5C4F">
      <w:pPr>
        <w:spacing w:line="480" w:lineRule="auto"/>
        <w:ind w:left="1416"/>
        <w:rPr>
          <w:rFonts w:cstheme="minorHAnsi"/>
          <w:color w:val="000000"/>
        </w:rPr>
      </w:pPr>
      <w:proofErr w:type="gramStart"/>
      <w:r w:rsidRPr="00295F03">
        <w:rPr>
          <w:rFonts w:cstheme="minorHAnsi"/>
          <w:color w:val="000000"/>
        </w:rPr>
        <w:t>coordenadas</w:t>
      </w:r>
      <w:proofErr w:type="gramEnd"/>
      <w:r w:rsidRPr="00295F03">
        <w:rPr>
          <w:rFonts w:cstheme="minorHAnsi"/>
          <w:color w:val="000000"/>
        </w:rPr>
        <w:t>: [</w:t>
      </w:r>
      <w:r>
        <w:rPr>
          <w:rFonts w:cstheme="minorHAnsi"/>
          <w:color w:val="000000"/>
        </w:rPr>
        <w:t xml:space="preserve"> </w:t>
      </w:r>
      <w:r w:rsidRPr="00295F03">
        <w:rPr>
          <w:rFonts w:cstheme="minorHAnsi"/>
          <w:color w:val="000000"/>
        </w:rPr>
        <w:t>]</w:t>
      </w:r>
      <w:r>
        <w:rPr>
          <w:rFonts w:cstheme="minorHAnsi"/>
          <w:color w:val="000000"/>
        </w:rPr>
        <w:t xml:space="preserve"> </w:t>
      </w:r>
    </w:p>
    <w:p w:rsidR="00AE5C4F" w:rsidRDefault="00AE5C4F" w:rsidP="00AE5C4F">
      <w:pPr>
        <w:spacing w:line="480" w:lineRule="auto"/>
        <w:rPr>
          <w:rFonts w:cstheme="minorHAnsi"/>
          <w:color w:val="FF0000"/>
        </w:rPr>
      </w:pPr>
      <w:r w:rsidRPr="00295F03">
        <w:rPr>
          <w:rFonts w:cstheme="minorHAnsi"/>
          <w:color w:val="000000"/>
        </w:rPr>
        <w:tab/>
        <w:t>Public</w:t>
      </w:r>
      <w:r w:rsidR="007869DC">
        <w:rPr>
          <w:rFonts w:cstheme="minorHAnsi"/>
          <w:color w:val="000000"/>
        </w:rPr>
        <w:t>ar</w:t>
      </w:r>
      <w:r w:rsidRPr="00295F03">
        <w:rPr>
          <w:rFonts w:cstheme="minorHAnsi"/>
          <w:color w:val="000000"/>
        </w:rPr>
        <w:t xml:space="preserve"> en “</w:t>
      </w:r>
      <w:proofErr w:type="spellStart"/>
      <w:r w:rsidRPr="00295F03">
        <w:rPr>
          <w:rFonts w:cstheme="minorHAnsi"/>
          <w:color w:val="000000"/>
        </w:rPr>
        <w:t>pub_orden</w:t>
      </w:r>
      <w:proofErr w:type="spellEnd"/>
      <w:r w:rsidRPr="00295F03">
        <w:rPr>
          <w:rFonts w:cstheme="minorHAnsi"/>
          <w:color w:val="000000"/>
        </w:rPr>
        <w:t xml:space="preserve">, </w:t>
      </w:r>
      <w:proofErr w:type="spellStart"/>
      <w:r w:rsidRPr="00295F03">
        <w:rPr>
          <w:rFonts w:cstheme="minorHAnsi"/>
          <w:color w:val="FF0000"/>
        </w:rPr>
        <w:t>orden_</w:t>
      </w:r>
      <w:proofErr w:type="gramStart"/>
      <w:r w:rsidRPr="00295F03">
        <w:rPr>
          <w:rFonts w:cstheme="minorHAnsi"/>
          <w:color w:val="FF0000"/>
        </w:rPr>
        <w:t>web</w:t>
      </w:r>
      <w:proofErr w:type="spellEnd"/>
      <w:r w:rsidRPr="00295F03">
        <w:rPr>
          <w:rFonts w:cstheme="minorHAnsi"/>
          <w:color w:val="FF0000"/>
        </w:rPr>
        <w:t xml:space="preserve"> </w:t>
      </w:r>
      <w:r w:rsidRPr="00AE5C4F">
        <w:rPr>
          <w:rFonts w:cstheme="minorHAnsi"/>
          <w:color w:val="000000"/>
        </w:rPr>
        <w:t>”</w:t>
      </w:r>
      <w:proofErr w:type="gramEnd"/>
      <w:r w:rsidRPr="00AE5C4F">
        <w:rPr>
          <w:rFonts w:cstheme="minorHAnsi"/>
          <w:color w:val="000000"/>
        </w:rPr>
        <w:t xml:space="preserve"> </w:t>
      </w:r>
    </w:p>
    <w:p w:rsidR="00AE5C4F" w:rsidRDefault="00AE5C4F" w:rsidP="00AE5C4F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FF0000"/>
        </w:rPr>
        <w:tab/>
      </w:r>
      <w:proofErr w:type="gramStart"/>
      <w:r w:rsidR="00A42F15">
        <w:rPr>
          <w:rFonts w:cstheme="minorHAnsi"/>
          <w:color w:val="000000"/>
        </w:rPr>
        <w:t>Correr ”</w:t>
      </w:r>
      <w:proofErr w:type="gramEnd"/>
      <w:r>
        <w:rPr>
          <w:rFonts w:cstheme="minorHAnsi"/>
          <w:color w:val="000000"/>
        </w:rPr>
        <w:t xml:space="preserve"> </w:t>
      </w:r>
      <w:r w:rsidRPr="00980132">
        <w:rPr>
          <w:rFonts w:cstheme="minorHAnsi"/>
          <w:color w:val="FF0000"/>
        </w:rPr>
        <w:t xml:space="preserve">F </w:t>
      </w:r>
      <w:proofErr w:type="spellStart"/>
      <w:r w:rsidRPr="00980132">
        <w:rPr>
          <w:rFonts w:cstheme="minorHAnsi"/>
          <w:color w:val="000000"/>
        </w:rPr>
        <w:t>mostrarPuntos</w:t>
      </w:r>
      <w:proofErr w:type="spellEnd"/>
      <w:r w:rsidRPr="00980132">
        <w:rPr>
          <w:rFonts w:cstheme="minorHAnsi"/>
          <w:color w:val="000000"/>
        </w:rPr>
        <w:t xml:space="preserve">() </w:t>
      </w:r>
      <w:r>
        <w:rPr>
          <w:rFonts w:cstheme="minorHAnsi"/>
          <w:color w:val="000000"/>
        </w:rPr>
        <w:t>“</w:t>
      </w:r>
    </w:p>
    <w:p w:rsidR="00AE5C4F" w:rsidRPr="00F03C34" w:rsidRDefault="00AE5C4F" w:rsidP="00AE5C4F">
      <w:pPr>
        <w:spacing w:line="480" w:lineRule="auto"/>
        <w:rPr>
          <w:rFonts w:ascii="Arial" w:hAnsi="Arial" w:cs="Arial"/>
          <w:color w:val="000000"/>
        </w:rPr>
      </w:pPr>
      <w:r>
        <w:rPr>
          <w:rFonts w:cstheme="minorHAnsi"/>
          <w:color w:val="FF0000"/>
        </w:rPr>
        <w:t xml:space="preserve">F </w:t>
      </w:r>
      <w:proofErr w:type="spellStart"/>
      <w:proofErr w:type="gramStart"/>
      <w:r>
        <w:rPr>
          <w:rFonts w:cstheme="minorHAnsi"/>
          <w:color w:val="000000"/>
        </w:rPr>
        <w:t>modificarPunto</w:t>
      </w:r>
      <w:proofErr w:type="spellEnd"/>
      <w:r>
        <w:rPr>
          <w:rFonts w:cstheme="minorHAnsi"/>
          <w:color w:val="000000"/>
        </w:rPr>
        <w:t>(</w:t>
      </w:r>
      <w:proofErr w:type="gramEnd"/>
      <w:r>
        <w:rPr>
          <w:rFonts w:cstheme="minorHAnsi"/>
          <w:color w:val="000000"/>
        </w:rPr>
        <w:t>)</w:t>
      </w:r>
      <w:r w:rsidR="00F03C34">
        <w:rPr>
          <w:rFonts w:cstheme="minorHAnsi"/>
          <w:color w:val="000000"/>
        </w:rPr>
        <w:tab/>
      </w:r>
      <w:r w:rsidR="00F03C34"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>267</w:t>
      </w:r>
      <w:r w:rsidR="00F03C34">
        <w:rPr>
          <w:rFonts w:cstheme="minorHAnsi"/>
          <w:color w:val="000000"/>
        </w:rPr>
        <w:t xml:space="preserve">  </w:t>
      </w:r>
      <w:r w:rsidR="00F03C34">
        <w:rPr>
          <w:rFonts w:cstheme="minorHAnsi"/>
          <w:color w:val="000000"/>
        </w:rPr>
        <w:tab/>
      </w:r>
      <w:r w:rsidR="00F03C34">
        <w:rPr>
          <w:rFonts w:cstheme="minorHAnsi"/>
          <w:color w:val="000000"/>
        </w:rPr>
        <w:tab/>
      </w:r>
      <w:r w:rsidR="00F03C34" w:rsidRPr="00F03C34">
        <w:rPr>
          <w:rFonts w:ascii="Arial" w:hAnsi="Arial" w:cs="Arial"/>
          <w:color w:val="0000FF"/>
        </w:rPr>
        <w:t>◄</w:t>
      </w:r>
    </w:p>
    <w:p w:rsidR="00F03C34" w:rsidRPr="00F03C34" w:rsidRDefault="00F03C34" w:rsidP="00F03C34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FF0000"/>
        </w:rPr>
        <w:t>F</w:t>
      </w:r>
      <w:r w:rsidRPr="00F03C34">
        <w:rPr>
          <w:rFonts w:cstheme="minorHAnsi"/>
          <w:color w:val="000000"/>
        </w:rPr>
        <w:t xml:space="preserve"> </w:t>
      </w:r>
      <w:proofErr w:type="spellStart"/>
      <w:proofErr w:type="gramStart"/>
      <w:r w:rsidRPr="00F03C34">
        <w:rPr>
          <w:rFonts w:cstheme="minorHAnsi"/>
          <w:color w:val="000000"/>
        </w:rPr>
        <w:t>modificarInformacion</w:t>
      </w:r>
      <w:proofErr w:type="spellEnd"/>
      <w:r w:rsidRPr="00F03C34">
        <w:rPr>
          <w:rFonts w:cstheme="minorHAnsi"/>
          <w:color w:val="000000"/>
        </w:rPr>
        <w:t>(</w:t>
      </w:r>
      <w:proofErr w:type="gramEnd"/>
      <w:r w:rsidRPr="00F03C34">
        <w:rPr>
          <w:rFonts w:cstheme="minorHAnsi"/>
          <w:color w:val="000000"/>
        </w:rPr>
        <w:t>)</w:t>
      </w:r>
      <w:r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ab/>
        <w:t>328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F03C34">
        <w:rPr>
          <w:rFonts w:ascii="Arial" w:hAnsi="Arial" w:cs="Arial"/>
          <w:color w:val="0000FF"/>
        </w:rPr>
        <w:t>◄</w:t>
      </w:r>
    </w:p>
    <w:p w:rsidR="00F03C34" w:rsidRDefault="00F03C34" w:rsidP="00F03C34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FF0000"/>
        </w:rPr>
        <w:t xml:space="preserve">F </w:t>
      </w:r>
      <w:proofErr w:type="gramStart"/>
      <w:r w:rsidRPr="00F03C34">
        <w:rPr>
          <w:rFonts w:cstheme="minorHAnsi"/>
          <w:color w:val="000000"/>
        </w:rPr>
        <w:t>correr(</w:t>
      </w:r>
      <w:proofErr w:type="gramEnd"/>
      <w:r w:rsidRPr="00F03C34">
        <w:rPr>
          <w:rFonts w:cstheme="minorHAnsi"/>
          <w:color w:val="000000"/>
        </w:rPr>
        <w:t xml:space="preserve">) 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  <w:t>322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F03C34">
        <w:rPr>
          <w:rFonts w:ascii="Arial" w:hAnsi="Arial" w:cs="Arial"/>
          <w:color w:val="0000FF"/>
        </w:rPr>
        <w:t>◄</w:t>
      </w:r>
    </w:p>
    <w:p w:rsidR="00AE5C4F" w:rsidRDefault="00F03C34" w:rsidP="00F03C34">
      <w:pPr>
        <w:spacing w:line="480" w:lineRule="auto"/>
        <w:rPr>
          <w:rFonts w:ascii="Arial" w:hAnsi="Arial" w:cs="Arial"/>
          <w:color w:val="0000FF"/>
        </w:rPr>
      </w:pPr>
      <w:r>
        <w:rPr>
          <w:rFonts w:cstheme="minorHAnsi"/>
          <w:color w:val="FF0000"/>
        </w:rPr>
        <w:t xml:space="preserve">F </w:t>
      </w:r>
      <w:proofErr w:type="gramStart"/>
      <w:r w:rsidRPr="00F03C34">
        <w:rPr>
          <w:rFonts w:cstheme="minorHAnsi"/>
          <w:color w:val="000000"/>
        </w:rPr>
        <w:t>guardar(</w:t>
      </w:r>
      <w:proofErr w:type="gramEnd"/>
      <w:r w:rsidRPr="00F03C34">
        <w:rPr>
          <w:rFonts w:cstheme="minorHAnsi"/>
          <w:color w:val="000000"/>
        </w:rPr>
        <w:t>)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  <w:t>336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F03C34">
        <w:rPr>
          <w:rFonts w:ascii="Arial" w:hAnsi="Arial" w:cs="Arial"/>
          <w:color w:val="0000FF"/>
        </w:rPr>
        <w:t>◄</w:t>
      </w:r>
    </w:p>
    <w:p w:rsidR="00801AAF" w:rsidRDefault="00801AAF" w:rsidP="00F03C34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FF"/>
        </w:rPr>
        <w:t xml:space="preserve">F </w:t>
      </w:r>
      <w:r>
        <w:rPr>
          <w:rFonts w:cstheme="minorHAnsi"/>
          <w:color w:val="000000"/>
        </w:rPr>
        <w:t xml:space="preserve">que corre al recibir </w:t>
      </w:r>
      <w:proofErr w:type="spellStart"/>
      <w:r>
        <w:rPr>
          <w:rFonts w:cstheme="minorHAnsi"/>
          <w:color w:val="000000"/>
        </w:rPr>
        <w:t>msg</w:t>
      </w:r>
      <w:proofErr w:type="spellEnd"/>
      <w:r>
        <w:rPr>
          <w:rFonts w:cstheme="minorHAnsi"/>
          <w:color w:val="000000"/>
        </w:rPr>
        <w:t xml:space="preserve"> y </w:t>
      </w:r>
      <w:r>
        <w:rPr>
          <w:rFonts w:cstheme="minorHAnsi"/>
          <w:color w:val="0000FF"/>
        </w:rPr>
        <w:t xml:space="preserve">Subscripción de </w:t>
      </w:r>
      <w:r>
        <w:rPr>
          <w:rFonts w:cstheme="minorHAnsi"/>
          <w:color w:val="000000"/>
        </w:rPr>
        <w:t>“</w:t>
      </w:r>
      <w:r w:rsidRPr="00743DA8">
        <w:rPr>
          <w:color w:val="000000"/>
        </w:rPr>
        <w:t>Informe,</w:t>
      </w:r>
      <w:r>
        <w:rPr>
          <w:color w:val="FF0000"/>
        </w:rPr>
        <w:t xml:space="preserve"> </w:t>
      </w:r>
      <w:proofErr w:type="spellStart"/>
      <w:r w:rsidRPr="00743DA8">
        <w:rPr>
          <w:color w:val="FF0000"/>
        </w:rPr>
        <w:t>Informe_</w:t>
      </w:r>
      <w:proofErr w:type="gramStart"/>
      <w:r w:rsidRPr="00743DA8">
        <w:rPr>
          <w:color w:val="FF0000"/>
        </w:rPr>
        <w:t>web</w:t>
      </w:r>
      <w:proofErr w:type="spellEnd"/>
      <w:r>
        <w:rPr>
          <w:rFonts w:cstheme="minorHAnsi"/>
          <w:color w:val="000000"/>
        </w:rPr>
        <w:t xml:space="preserve"> ”</w:t>
      </w:r>
      <w:proofErr w:type="gramEnd"/>
      <w:r w:rsidR="008160B5">
        <w:rPr>
          <w:rFonts w:cstheme="minorHAnsi"/>
          <w:color w:val="000000"/>
        </w:rPr>
        <w:t xml:space="preserve"> </w:t>
      </w:r>
      <w:r w:rsidR="008160B5">
        <w:rPr>
          <w:rFonts w:cstheme="minorHAnsi"/>
          <w:color w:val="000000"/>
        </w:rPr>
        <w:tab/>
      </w:r>
      <w:r w:rsidR="008160B5">
        <w:rPr>
          <w:rFonts w:cstheme="minorHAnsi"/>
          <w:color w:val="000000"/>
        </w:rPr>
        <w:tab/>
      </w:r>
      <w:r w:rsidR="008160B5">
        <w:rPr>
          <w:rFonts w:cstheme="minorHAnsi"/>
          <w:color w:val="000000"/>
        </w:rPr>
        <w:tab/>
      </w:r>
      <w:r w:rsidR="008160B5">
        <w:rPr>
          <w:rFonts w:cstheme="minorHAnsi"/>
          <w:color w:val="000000"/>
        </w:rPr>
        <w:tab/>
      </w:r>
      <w:r w:rsidR="008160B5">
        <w:rPr>
          <w:rFonts w:ascii="Arial" w:hAnsi="Arial" w:cs="Arial" w:hint="eastAsia"/>
          <w:color w:val="FF00FF"/>
          <w:lang w:eastAsia="ja-JP"/>
        </w:rPr>
        <w:t>▲</w:t>
      </w:r>
    </w:p>
    <w:p w:rsidR="00801AAF" w:rsidRDefault="00801AAF" w:rsidP="00F03C34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  <w:t>Definir elemento con el “cuadro de información”</w:t>
      </w:r>
    </w:p>
    <w:p w:rsidR="00801AAF" w:rsidRDefault="00801AAF" w:rsidP="00F03C34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  <w:t xml:space="preserve">Cambiar mensaje mostrado en el </w:t>
      </w:r>
      <w:proofErr w:type="spellStart"/>
      <w:r>
        <w:rPr>
          <w:rFonts w:cstheme="minorHAnsi"/>
          <w:color w:val="000000"/>
        </w:rPr>
        <w:t>cuado</w:t>
      </w:r>
      <w:proofErr w:type="spellEnd"/>
      <w:r>
        <w:rPr>
          <w:rFonts w:cstheme="minorHAnsi"/>
          <w:color w:val="000000"/>
        </w:rPr>
        <w:t xml:space="preserve"> por lo </w:t>
      </w:r>
      <w:proofErr w:type="spellStart"/>
      <w:r>
        <w:rPr>
          <w:rFonts w:cstheme="minorHAnsi"/>
          <w:color w:val="000000"/>
        </w:rPr>
        <w:t>resibido</w:t>
      </w:r>
      <w:proofErr w:type="spellEnd"/>
      <w:r>
        <w:rPr>
          <w:rFonts w:cstheme="minorHAnsi"/>
          <w:color w:val="000000"/>
        </w:rPr>
        <w:t xml:space="preserve"> en el mensaje</w:t>
      </w:r>
    </w:p>
    <w:p w:rsidR="00801AAF" w:rsidRDefault="00801AAF" w:rsidP="00801AAF">
      <w:pPr>
        <w:spacing w:line="480" w:lineRule="auto"/>
        <w:ind w:firstLine="708"/>
        <w:rPr>
          <w:rFonts w:cstheme="minorHAnsi"/>
          <w:color w:val="00FF00"/>
        </w:rPr>
      </w:pPr>
      <w:r w:rsidRPr="005E5AD0">
        <w:rPr>
          <w:rFonts w:cstheme="minorHAnsi"/>
          <w:color w:val="00FF00"/>
        </w:rPr>
        <w:lastRenderedPageBreak/>
        <w:t xml:space="preserve">Informo en consola </w:t>
      </w:r>
    </w:p>
    <w:p w:rsidR="00801AAF" w:rsidRPr="008160B5" w:rsidRDefault="00801AAF" w:rsidP="00801AAF">
      <w:pPr>
        <w:spacing w:line="480" w:lineRule="auto"/>
        <w:rPr>
          <w:rFonts w:ascii="Arial" w:hAnsi="Arial" w:cs="Arial"/>
          <w:color w:val="FF00FF"/>
          <w:lang w:eastAsia="ja-JP"/>
        </w:rPr>
      </w:pPr>
      <w:r>
        <w:rPr>
          <w:rFonts w:cstheme="minorHAnsi"/>
          <w:color w:val="0000FF"/>
        </w:rPr>
        <w:t xml:space="preserve">F </w:t>
      </w:r>
      <w:r>
        <w:rPr>
          <w:rFonts w:cstheme="minorHAnsi"/>
          <w:color w:val="000000"/>
        </w:rPr>
        <w:t xml:space="preserve">que corre al recibir </w:t>
      </w:r>
      <w:proofErr w:type="spellStart"/>
      <w:r>
        <w:rPr>
          <w:rFonts w:cstheme="minorHAnsi"/>
          <w:color w:val="000000"/>
        </w:rPr>
        <w:t>msg</w:t>
      </w:r>
      <w:proofErr w:type="spellEnd"/>
      <w:r>
        <w:rPr>
          <w:rFonts w:cstheme="minorHAnsi"/>
          <w:color w:val="000000"/>
        </w:rPr>
        <w:t xml:space="preserve"> y </w:t>
      </w:r>
      <w:r>
        <w:rPr>
          <w:rFonts w:cstheme="minorHAnsi"/>
          <w:color w:val="0000FF"/>
        </w:rPr>
        <w:t xml:space="preserve">Subscripción de </w:t>
      </w:r>
      <w:r>
        <w:rPr>
          <w:rFonts w:cstheme="minorHAnsi"/>
          <w:color w:val="000000"/>
        </w:rPr>
        <w:t>“</w:t>
      </w:r>
      <w:proofErr w:type="spellStart"/>
      <w:r>
        <w:rPr>
          <w:color w:val="000000"/>
        </w:rPr>
        <w:t>Punto_ros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FF0000"/>
        </w:rPr>
        <w:t>Punto</w:t>
      </w:r>
      <w:r w:rsidRPr="00743DA8">
        <w:rPr>
          <w:color w:val="FF0000"/>
        </w:rPr>
        <w:t>db</w:t>
      </w:r>
      <w:proofErr w:type="spellEnd"/>
      <w:r>
        <w:rPr>
          <w:rFonts w:cstheme="minorHAnsi"/>
          <w:color w:val="000000"/>
        </w:rPr>
        <w:t xml:space="preserve"> “</w:t>
      </w:r>
      <w:r w:rsidR="008160B5">
        <w:rPr>
          <w:rFonts w:cstheme="minorHAnsi"/>
          <w:color w:val="000000"/>
        </w:rPr>
        <w:tab/>
      </w:r>
      <w:r w:rsidR="008160B5">
        <w:rPr>
          <w:rFonts w:cstheme="minorHAnsi"/>
          <w:color w:val="000000"/>
        </w:rPr>
        <w:tab/>
      </w:r>
      <w:r w:rsidR="008160B5">
        <w:rPr>
          <w:rFonts w:cstheme="minorHAnsi"/>
          <w:color w:val="000000"/>
        </w:rPr>
        <w:tab/>
      </w:r>
      <w:r w:rsidR="008160B5">
        <w:rPr>
          <w:rFonts w:cstheme="minorHAnsi"/>
          <w:color w:val="000000"/>
        </w:rPr>
        <w:tab/>
      </w:r>
      <w:r w:rsidR="008160B5">
        <w:rPr>
          <w:rFonts w:ascii="Arial" w:hAnsi="Arial" w:cs="Arial" w:hint="eastAsia"/>
          <w:color w:val="FF00FF"/>
          <w:lang w:eastAsia="ja-JP"/>
        </w:rPr>
        <w:t>▲</w:t>
      </w:r>
    </w:p>
    <w:p w:rsidR="00801AAF" w:rsidRDefault="00801AAF" w:rsidP="00980132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  <w:t xml:space="preserve">Definir elemento </w:t>
      </w:r>
      <w:r w:rsidRPr="00980132">
        <w:rPr>
          <w:rFonts w:cstheme="minorHAnsi"/>
          <w:color w:val="000000"/>
        </w:rPr>
        <w:t>donde se muestran los puntos (</w:t>
      </w:r>
      <w:r w:rsidRPr="00980132">
        <w:rPr>
          <w:rFonts w:cstheme="minorHAnsi"/>
          <w:color w:val="00FF00"/>
        </w:rPr>
        <w:t>puntos-lista</w:t>
      </w:r>
      <w:r w:rsidRPr="00980132">
        <w:rPr>
          <w:rFonts w:cstheme="minorHAnsi"/>
          <w:color w:val="000000"/>
        </w:rPr>
        <w:t>)</w:t>
      </w:r>
    </w:p>
    <w:p w:rsidR="00143CE8" w:rsidRDefault="00801AAF" w:rsidP="00801AAF">
      <w:pPr>
        <w:spacing w:line="480" w:lineRule="auto"/>
        <w:rPr>
          <w:rFonts w:ascii="Arial" w:hAnsi="Arial" w:cs="Arial"/>
          <w:color w:val="00FF00"/>
        </w:rPr>
      </w:pPr>
      <w:r>
        <w:rPr>
          <w:rFonts w:cstheme="minorHAnsi"/>
          <w:color w:val="000000"/>
        </w:rPr>
        <w:tab/>
      </w:r>
      <w:r w:rsidR="008A2D05">
        <w:rPr>
          <w:color w:val="000000"/>
        </w:rPr>
        <w:t xml:space="preserve">SI el componente “coordenadas” del </w:t>
      </w:r>
      <w:proofErr w:type="spellStart"/>
      <w:r w:rsidR="008A2D05">
        <w:rPr>
          <w:color w:val="000000"/>
        </w:rPr>
        <w:t>msj</w:t>
      </w:r>
      <w:proofErr w:type="spellEnd"/>
      <w:r w:rsidR="008A2D05">
        <w:rPr>
          <w:color w:val="000000"/>
        </w:rPr>
        <w:t xml:space="preserve"> esta </w:t>
      </w:r>
      <w:proofErr w:type="spellStart"/>
      <w:r w:rsidR="008A2D05">
        <w:rPr>
          <w:color w:val="000000"/>
        </w:rPr>
        <w:t>vacio</w:t>
      </w:r>
      <w:proofErr w:type="spellEnd"/>
      <w:r w:rsidR="008A2D05">
        <w:rPr>
          <w:color w:val="000000"/>
        </w:rPr>
        <w:br/>
      </w:r>
      <w:r w:rsidR="008A2D05">
        <w:rPr>
          <w:color w:val="000000"/>
        </w:rPr>
        <w:tab/>
        <w:t>|</w:t>
      </w:r>
      <w:r w:rsidR="008A2D05">
        <w:rPr>
          <w:color w:val="000000"/>
        </w:rPr>
        <w:tab/>
        <w:t xml:space="preserve">Muestra los nombres de los puntos que se encuentra en el componente “orden” del </w:t>
      </w:r>
      <w:proofErr w:type="spellStart"/>
      <w:r w:rsidR="008A2D05">
        <w:rPr>
          <w:color w:val="000000"/>
        </w:rPr>
        <w:t>msj</w:t>
      </w:r>
      <w:proofErr w:type="spellEnd"/>
      <w:r w:rsidR="008A2D05">
        <w:rPr>
          <w:color w:val="000000"/>
        </w:rPr>
        <w:t xml:space="preserve"> </w:t>
      </w:r>
      <w:r w:rsidR="008A2D05">
        <w:rPr>
          <w:color w:val="000000"/>
        </w:rPr>
        <w:tab/>
        <w:t xml:space="preserve">359 a 364  </w:t>
      </w:r>
      <w:r w:rsidR="00D702C2" w:rsidRPr="00F03C34">
        <w:rPr>
          <w:rFonts w:ascii="Arial" w:hAnsi="Arial" w:cs="Arial"/>
          <w:color w:val="0000FF"/>
        </w:rPr>
        <w:t>◄</w:t>
      </w:r>
    </w:p>
    <w:p w:rsidR="008A2D05" w:rsidRPr="008A2D05" w:rsidRDefault="008A2D05" w:rsidP="00801AAF">
      <w:pPr>
        <w:spacing w:line="480" w:lineRule="auto"/>
        <w:rPr>
          <w:rFonts w:cstheme="minorHAnsi"/>
          <w:color w:val="000000"/>
        </w:rPr>
      </w:pPr>
      <w:r>
        <w:rPr>
          <w:rFonts w:ascii="Arial" w:hAnsi="Arial" w:cs="Arial"/>
          <w:color w:val="00FF00"/>
        </w:rPr>
        <w:tab/>
      </w:r>
      <w:r w:rsidRPr="008A2D05">
        <w:rPr>
          <w:rFonts w:cstheme="minorHAnsi"/>
          <w:color w:val="000000"/>
        </w:rPr>
        <w:t>SINO</w:t>
      </w:r>
    </w:p>
    <w:p w:rsidR="008A2D05" w:rsidRDefault="008A2D05" w:rsidP="00801AAF">
      <w:pPr>
        <w:spacing w:line="480" w:lineRule="auto"/>
        <w:rPr>
          <w:rFonts w:cstheme="minorHAnsi"/>
          <w:color w:val="000000"/>
        </w:rPr>
      </w:pPr>
      <w:r w:rsidRPr="008A2D05">
        <w:rPr>
          <w:rFonts w:cstheme="minorHAnsi"/>
          <w:color w:val="000000"/>
        </w:rPr>
        <w:tab/>
      </w:r>
      <w:r w:rsidRPr="008A2D05">
        <w:rPr>
          <w:rFonts w:cstheme="minorHAnsi"/>
          <w:color w:val="000000"/>
        </w:rPr>
        <w:tab/>
        <w:t xml:space="preserve">SI </w:t>
      </w:r>
      <w:proofErr w:type="gramStart"/>
      <w:r>
        <w:rPr>
          <w:rFonts w:cstheme="minorHAnsi"/>
          <w:color w:val="000000"/>
        </w:rPr>
        <w:t xml:space="preserve">“ </w:t>
      </w:r>
      <w:proofErr w:type="spellStart"/>
      <w:r w:rsidRPr="008A2D05">
        <w:rPr>
          <w:rFonts w:cstheme="minorHAnsi"/>
          <w:color w:val="00FF00"/>
        </w:rPr>
        <w:t>modo</w:t>
      </w:r>
      <w:proofErr w:type="gramEnd"/>
      <w:r w:rsidRPr="008A2D05">
        <w:rPr>
          <w:rFonts w:cstheme="minorHAnsi"/>
          <w:color w:val="00FF00"/>
        </w:rPr>
        <w:t>_funcionamiento</w:t>
      </w:r>
      <w:proofErr w:type="spellEnd"/>
      <w:r>
        <w:rPr>
          <w:rFonts w:cstheme="minorHAnsi"/>
          <w:color w:val="00FF00"/>
        </w:rPr>
        <w:t xml:space="preserve"> </w:t>
      </w:r>
      <w:r>
        <w:rPr>
          <w:rFonts w:cstheme="minorHAnsi"/>
          <w:color w:val="000000"/>
        </w:rPr>
        <w:t>” === 0</w:t>
      </w:r>
    </w:p>
    <w:p w:rsidR="008A2D05" w:rsidRDefault="008A2D05" w:rsidP="00801AAF">
      <w:pPr>
        <w:spacing w:line="480" w:lineRule="auto"/>
        <w:rPr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  <w:t>|</w:t>
      </w:r>
      <w:r>
        <w:rPr>
          <w:rFonts w:cstheme="minorHAnsi"/>
          <w:color w:val="000000"/>
        </w:rPr>
        <w:tab/>
        <w:t xml:space="preserve">Rellena los inputs de los ángulos con los valores del </w:t>
      </w:r>
      <w:r>
        <w:rPr>
          <w:color w:val="000000"/>
        </w:rPr>
        <w:t xml:space="preserve">componente “coordenadas” del </w:t>
      </w:r>
      <w:proofErr w:type="spellStart"/>
      <w:r>
        <w:rPr>
          <w:color w:val="000000"/>
        </w:rPr>
        <w:t>msj</w:t>
      </w:r>
      <w:proofErr w:type="spellEnd"/>
    </w:p>
    <w:p w:rsidR="008A2D05" w:rsidRDefault="008A2D05" w:rsidP="00801AAF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SINO</w:t>
      </w:r>
    </w:p>
    <w:p w:rsidR="008A2D05" w:rsidRDefault="008A2D05" w:rsidP="00801AAF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cstheme="minorHAnsi"/>
          <w:color w:val="000000"/>
        </w:rPr>
        <w:t xml:space="preserve">Rellena los inputs de los cartesianos con los valores del </w:t>
      </w:r>
      <w:r>
        <w:rPr>
          <w:color w:val="000000"/>
        </w:rPr>
        <w:t xml:space="preserve">componente “coordenadas” del </w:t>
      </w:r>
      <w:proofErr w:type="spellStart"/>
      <w:r>
        <w:rPr>
          <w:color w:val="000000"/>
        </w:rPr>
        <w:t>msj</w:t>
      </w:r>
      <w:proofErr w:type="spellEnd"/>
    </w:p>
    <w:p w:rsidR="008160B5" w:rsidRDefault="008160B5" w:rsidP="008160B5">
      <w:pPr>
        <w:spacing w:line="480" w:lineRule="auto"/>
        <w:ind w:firstLine="708"/>
        <w:rPr>
          <w:rFonts w:cstheme="minorHAnsi"/>
          <w:color w:val="00FF00"/>
        </w:rPr>
      </w:pPr>
      <w:r w:rsidRPr="005E5AD0">
        <w:rPr>
          <w:rFonts w:cstheme="minorHAnsi"/>
          <w:color w:val="00FF00"/>
        </w:rPr>
        <w:t>Informo en consola o cuadro de mensajes</w:t>
      </w:r>
    </w:p>
    <w:p w:rsidR="000D7587" w:rsidRDefault="000D7587" w:rsidP="008160B5">
      <w:pPr>
        <w:spacing w:line="480" w:lineRule="auto"/>
        <w:ind w:firstLine="708"/>
        <w:rPr>
          <w:rFonts w:cstheme="minorHAnsi"/>
          <w:color w:val="00FF00"/>
        </w:rPr>
      </w:pPr>
    </w:p>
    <w:p w:rsidR="00A42F15" w:rsidRPr="000D7587" w:rsidRDefault="00A42F15" w:rsidP="00A42F15">
      <w:pPr>
        <w:spacing w:line="480" w:lineRule="auto"/>
        <w:ind w:firstLine="708"/>
        <w:jc w:val="center"/>
        <w:rPr>
          <w:rFonts w:cstheme="minorHAnsi"/>
          <w:color w:val="0000FF"/>
          <w:sz w:val="40"/>
          <w:szCs w:val="40"/>
        </w:rPr>
      </w:pPr>
      <w:r w:rsidRPr="000D7587">
        <w:rPr>
          <w:rFonts w:cstheme="minorHAnsi"/>
          <w:color w:val="0000FF"/>
          <w:sz w:val="40"/>
          <w:szCs w:val="40"/>
        </w:rPr>
        <w:t>///////////  Inicio de botones PTP</w:t>
      </w:r>
      <w:proofErr w:type="gramStart"/>
      <w:r w:rsidRPr="000D7587">
        <w:rPr>
          <w:rFonts w:cstheme="minorHAnsi"/>
          <w:color w:val="0000FF"/>
          <w:sz w:val="40"/>
          <w:szCs w:val="40"/>
        </w:rPr>
        <w:t>,LIN,CIRC</w:t>
      </w:r>
      <w:proofErr w:type="gramEnd"/>
      <w:r w:rsidRPr="000D7587">
        <w:rPr>
          <w:rFonts w:cstheme="minorHAnsi"/>
          <w:color w:val="0000FF"/>
          <w:sz w:val="40"/>
          <w:szCs w:val="40"/>
        </w:rPr>
        <w:t xml:space="preserve">   ///////////</w:t>
      </w:r>
    </w:p>
    <w:p w:rsidR="000D7587" w:rsidRPr="000D7587" w:rsidRDefault="000D7587" w:rsidP="00A42F15">
      <w:pPr>
        <w:spacing w:line="480" w:lineRule="auto"/>
        <w:ind w:firstLine="708"/>
        <w:jc w:val="center"/>
        <w:rPr>
          <w:rFonts w:cstheme="minorHAnsi"/>
          <w:color w:val="000000"/>
          <w:sz w:val="40"/>
          <w:szCs w:val="40"/>
        </w:rPr>
      </w:pPr>
    </w:p>
    <w:p w:rsidR="001E4D3A" w:rsidRPr="006519D2" w:rsidRDefault="001E4D3A" w:rsidP="001E4D3A">
      <w:pPr>
        <w:spacing w:line="480" w:lineRule="auto"/>
        <w:rPr>
          <w:rFonts w:ascii="Arial" w:hAnsi="Arial" w:cs="Arial"/>
          <w:color w:val="000000"/>
        </w:rPr>
      </w:pPr>
      <w:proofErr w:type="spellStart"/>
      <w:proofErr w:type="gramStart"/>
      <w:r w:rsidRPr="006519D2">
        <w:rPr>
          <w:rFonts w:cstheme="minorHAnsi"/>
          <w:color w:val="000000"/>
        </w:rPr>
        <w:t>let</w:t>
      </w:r>
      <w:proofErr w:type="spellEnd"/>
      <w:proofErr w:type="gramEnd"/>
      <w:r w:rsidRPr="006519D2">
        <w:rPr>
          <w:rFonts w:cstheme="minorHAnsi"/>
          <w:color w:val="000000"/>
        </w:rPr>
        <w:t xml:space="preserve"> </w:t>
      </w:r>
      <w:proofErr w:type="spellStart"/>
      <w:r w:rsidRPr="006519D2">
        <w:rPr>
          <w:rFonts w:cstheme="minorHAnsi"/>
          <w:color w:val="00FF00"/>
        </w:rPr>
        <w:t>id_plan</w:t>
      </w:r>
      <w:proofErr w:type="spellEnd"/>
      <w:r w:rsidRPr="006519D2">
        <w:rPr>
          <w:rFonts w:cstheme="minorHAnsi"/>
          <w:color w:val="000000"/>
        </w:rPr>
        <w:t xml:space="preserve"> = "";</w:t>
      </w:r>
      <w:r w:rsidR="006519D2">
        <w:rPr>
          <w:rFonts w:cstheme="minorHAnsi"/>
          <w:color w:val="000000"/>
        </w:rPr>
        <w:t xml:space="preserve">        </w:t>
      </w:r>
      <w:r w:rsidR="006519D2">
        <w:rPr>
          <w:rFonts w:cstheme="minorHAnsi"/>
          <w:color w:val="000000"/>
        </w:rPr>
        <w:tab/>
      </w:r>
      <w:r w:rsidR="00A42F15">
        <w:rPr>
          <w:rFonts w:cstheme="minorHAnsi"/>
          <w:color w:val="000000"/>
        </w:rPr>
        <w:tab/>
      </w:r>
      <w:r w:rsidR="006519D2">
        <w:rPr>
          <w:rFonts w:ascii="Arial" w:hAnsi="Arial" w:cs="Arial"/>
          <w:color w:val="FF0000"/>
        </w:rPr>
        <w:t xml:space="preserve">◄    </w:t>
      </w:r>
      <w:r w:rsidR="006519D2">
        <w:rPr>
          <w:rFonts w:ascii="Arial" w:hAnsi="Arial" w:cs="Arial"/>
          <w:color w:val="000000"/>
        </w:rPr>
        <w:t xml:space="preserve"> agregar esto en </w:t>
      </w:r>
      <w:proofErr w:type="spellStart"/>
      <w:r w:rsidR="006519D2">
        <w:rPr>
          <w:rFonts w:ascii="Arial" w:hAnsi="Arial" w:cs="Arial"/>
          <w:color w:val="000000"/>
        </w:rPr>
        <w:t>codigo</w:t>
      </w:r>
      <w:proofErr w:type="spellEnd"/>
    </w:p>
    <w:p w:rsidR="008160B5" w:rsidRDefault="008160B5" w:rsidP="008160B5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FF0000"/>
        </w:rPr>
        <w:t xml:space="preserve">F </w:t>
      </w:r>
      <w:proofErr w:type="spellStart"/>
      <w:proofErr w:type="gramStart"/>
      <w:r w:rsidRPr="008160B5">
        <w:rPr>
          <w:rFonts w:cstheme="minorHAnsi"/>
          <w:color w:val="000000"/>
        </w:rPr>
        <w:t>actualizarBotonSeleccionado</w:t>
      </w:r>
      <w:proofErr w:type="spellEnd"/>
      <w:r>
        <w:rPr>
          <w:rFonts w:cstheme="minorHAnsi"/>
          <w:color w:val="000000"/>
        </w:rPr>
        <w:t>(</w:t>
      </w:r>
      <w:proofErr w:type="spellStart"/>
      <w:proofErr w:type="gramEnd"/>
      <w:r w:rsidRPr="008160B5">
        <w:rPr>
          <w:rFonts w:cstheme="minorHAnsi"/>
          <w:color w:val="000000"/>
        </w:rPr>
        <w:t>nuevoIdPlan</w:t>
      </w:r>
      <w:proofErr w:type="spellEnd"/>
      <w:r>
        <w:rPr>
          <w:rFonts w:cstheme="minorHAnsi"/>
          <w:color w:val="000000"/>
        </w:rPr>
        <w:t>)</w:t>
      </w:r>
      <w:r w:rsidR="001E4D3A">
        <w:rPr>
          <w:rFonts w:cstheme="minorHAnsi"/>
          <w:color w:val="000000"/>
        </w:rPr>
        <w:t xml:space="preserve">   </w:t>
      </w:r>
      <w:r w:rsidR="006519D2">
        <w:rPr>
          <w:rFonts w:cstheme="minorHAnsi"/>
          <w:color w:val="000000"/>
        </w:rPr>
        <w:tab/>
      </w:r>
      <w:r w:rsidR="006519D2">
        <w:rPr>
          <w:rFonts w:cstheme="minorHAnsi"/>
          <w:color w:val="000000"/>
        </w:rPr>
        <w:tab/>
      </w:r>
      <w:r w:rsidR="001E4D3A">
        <w:rPr>
          <w:rFonts w:cstheme="minorHAnsi"/>
          <w:color w:val="000000"/>
        </w:rPr>
        <w:t>/sirve para cambiar los colores de los botones “PTP-LIN-CIRC” /</w:t>
      </w:r>
    </w:p>
    <w:p w:rsidR="001E4D3A" w:rsidRDefault="006519D2" w:rsidP="008160B5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  <w:t xml:space="preserve">Guardar el valor recibido en </w:t>
      </w:r>
      <w:proofErr w:type="gramStart"/>
      <w:r>
        <w:rPr>
          <w:rFonts w:cstheme="minorHAnsi"/>
          <w:color w:val="000000"/>
        </w:rPr>
        <w:t xml:space="preserve">“ </w:t>
      </w:r>
      <w:proofErr w:type="spellStart"/>
      <w:r w:rsidRPr="006519D2">
        <w:rPr>
          <w:rFonts w:cstheme="minorHAnsi"/>
          <w:color w:val="00FF00"/>
        </w:rPr>
        <w:t>id</w:t>
      </w:r>
      <w:proofErr w:type="gramEnd"/>
      <w:r w:rsidRPr="006519D2">
        <w:rPr>
          <w:rFonts w:cstheme="minorHAnsi"/>
          <w:color w:val="00FF00"/>
        </w:rPr>
        <w:t>_plan</w:t>
      </w:r>
      <w:proofErr w:type="spellEnd"/>
      <w:r>
        <w:rPr>
          <w:rFonts w:cstheme="minorHAnsi"/>
          <w:color w:val="00FF00"/>
        </w:rPr>
        <w:t xml:space="preserve"> </w:t>
      </w:r>
      <w:r>
        <w:rPr>
          <w:rFonts w:cstheme="minorHAnsi"/>
          <w:color w:val="000000"/>
        </w:rPr>
        <w:t xml:space="preserve">“ 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  <w:t xml:space="preserve">/El valor </w:t>
      </w:r>
      <w:proofErr w:type="spellStart"/>
      <w:r>
        <w:rPr>
          <w:rFonts w:cstheme="minorHAnsi"/>
          <w:color w:val="000000"/>
        </w:rPr>
        <w:t>resibido</w:t>
      </w:r>
      <w:proofErr w:type="spellEnd"/>
      <w:r>
        <w:rPr>
          <w:rFonts w:cstheme="minorHAnsi"/>
          <w:color w:val="000000"/>
        </w:rPr>
        <w:t xml:space="preserve"> es un </w:t>
      </w:r>
      <w:proofErr w:type="spellStart"/>
      <w:r>
        <w:rPr>
          <w:rFonts w:cstheme="minorHAnsi"/>
          <w:color w:val="000000"/>
        </w:rPr>
        <w:t>string</w:t>
      </w:r>
      <w:proofErr w:type="spellEnd"/>
      <w:r>
        <w:rPr>
          <w:rFonts w:cstheme="minorHAnsi"/>
          <w:color w:val="000000"/>
        </w:rPr>
        <w:t xml:space="preserve"> con PTP,LINK o CIRC /</w:t>
      </w:r>
    </w:p>
    <w:p w:rsidR="006519D2" w:rsidRDefault="006519D2" w:rsidP="006519D2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 w:rsidRPr="008A2D05">
        <w:rPr>
          <w:rFonts w:cstheme="minorHAnsi"/>
          <w:color w:val="000000"/>
        </w:rPr>
        <w:t xml:space="preserve">SI </w:t>
      </w:r>
      <w:proofErr w:type="gramStart"/>
      <w:r>
        <w:rPr>
          <w:rFonts w:cstheme="minorHAnsi"/>
          <w:color w:val="000000"/>
        </w:rPr>
        <w:t xml:space="preserve">“ </w:t>
      </w:r>
      <w:proofErr w:type="spellStart"/>
      <w:r w:rsidRPr="008A2D05">
        <w:rPr>
          <w:rFonts w:cstheme="minorHAnsi"/>
          <w:color w:val="00FF00"/>
        </w:rPr>
        <w:t>modo</w:t>
      </w:r>
      <w:proofErr w:type="gramEnd"/>
      <w:r w:rsidRPr="008A2D05">
        <w:rPr>
          <w:rFonts w:cstheme="minorHAnsi"/>
          <w:color w:val="00FF00"/>
        </w:rPr>
        <w:t>_funcionamiento</w:t>
      </w:r>
      <w:proofErr w:type="spellEnd"/>
      <w:r>
        <w:rPr>
          <w:rFonts w:cstheme="minorHAnsi"/>
          <w:color w:val="00FF00"/>
        </w:rPr>
        <w:t xml:space="preserve"> </w:t>
      </w:r>
      <w:r>
        <w:rPr>
          <w:rFonts w:cstheme="minorHAnsi"/>
          <w:color w:val="000000"/>
        </w:rPr>
        <w:t>” === 0</w:t>
      </w:r>
    </w:p>
    <w:p w:rsidR="006519D2" w:rsidRPr="006519D2" w:rsidRDefault="006519D2" w:rsidP="006519D2">
      <w:pPr>
        <w:spacing w:line="480" w:lineRule="auto"/>
        <w:rPr>
          <w:rFonts w:ascii="Arial" w:hAnsi="Arial" w:cs="Arial"/>
          <w:color w:val="00FF00"/>
          <w:lang w:eastAsia="ja-JP"/>
        </w:rPr>
      </w:pPr>
      <w:r>
        <w:rPr>
          <w:rFonts w:cstheme="minorHAnsi"/>
          <w:color w:val="000000"/>
        </w:rPr>
        <w:tab/>
        <w:t>|</w:t>
      </w:r>
      <w:r>
        <w:rPr>
          <w:rFonts w:cstheme="minorHAnsi"/>
          <w:color w:val="000000"/>
        </w:rPr>
        <w:tab/>
        <w:t xml:space="preserve">Cambiar fondo y texto de los 3 botones (acorde al modo) </w:t>
      </w:r>
      <w:r>
        <w:rPr>
          <w:rFonts w:cstheme="minorHAnsi"/>
          <w:color w:val="000000"/>
        </w:rPr>
        <w:tab/>
      </w:r>
      <w:r w:rsidRPr="006519D2">
        <w:rPr>
          <w:rFonts w:ascii="Arial" w:hAnsi="Arial" w:cs="Arial"/>
          <w:color w:val="00FF00"/>
          <w:lang w:eastAsia="ja-JP"/>
        </w:rPr>
        <w:t>▲</w:t>
      </w:r>
    </w:p>
    <w:p w:rsidR="006519D2" w:rsidRDefault="006519D2" w:rsidP="006519D2">
      <w:pPr>
        <w:spacing w:line="480" w:lineRule="auto"/>
        <w:rPr>
          <w:color w:val="000000"/>
        </w:rPr>
      </w:pPr>
      <w:r>
        <w:rPr>
          <w:color w:val="000000"/>
        </w:rPr>
        <w:tab/>
        <w:t>SINO</w:t>
      </w:r>
    </w:p>
    <w:p w:rsidR="006519D2" w:rsidRDefault="006519D2" w:rsidP="006519D2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lastRenderedPageBreak/>
        <w:tab/>
      </w:r>
      <w:r>
        <w:rPr>
          <w:rFonts w:cstheme="minorHAnsi"/>
          <w:color w:val="000000"/>
        </w:rPr>
        <w:tab/>
        <w:t xml:space="preserve">Cambiar fondo de los 3 botones (acorde al modo) 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6519D2">
        <w:rPr>
          <w:rFonts w:ascii="Arial" w:hAnsi="Arial" w:cs="Arial"/>
          <w:color w:val="00FF00"/>
          <w:lang w:eastAsia="ja-JP"/>
        </w:rPr>
        <w:t>▲</w:t>
      </w:r>
    </w:p>
    <w:p w:rsidR="006519D2" w:rsidRDefault="006519D2" w:rsidP="006519D2">
      <w:pPr>
        <w:spacing w:line="480" w:lineRule="auto"/>
        <w:rPr>
          <w:rFonts w:cstheme="minorHAnsi"/>
          <w:color w:val="000000"/>
        </w:rPr>
      </w:pPr>
      <w:r>
        <w:rPr>
          <w:color w:val="000000"/>
        </w:rPr>
        <w:tab/>
        <w:t xml:space="preserve">Cambiar texto y fondo del botón seleccionado (según </w:t>
      </w:r>
      <w:proofErr w:type="gramStart"/>
      <w:r>
        <w:rPr>
          <w:rFonts w:cstheme="minorHAnsi"/>
          <w:color w:val="000000"/>
        </w:rPr>
        <w:t xml:space="preserve">“ </w:t>
      </w:r>
      <w:proofErr w:type="spellStart"/>
      <w:r w:rsidRPr="006519D2">
        <w:rPr>
          <w:rFonts w:cstheme="minorHAnsi"/>
          <w:color w:val="00FF00"/>
        </w:rPr>
        <w:t>id</w:t>
      </w:r>
      <w:proofErr w:type="gramEnd"/>
      <w:r w:rsidRPr="006519D2">
        <w:rPr>
          <w:rFonts w:cstheme="minorHAnsi"/>
          <w:color w:val="00FF00"/>
        </w:rPr>
        <w:t>_plan</w:t>
      </w:r>
      <w:proofErr w:type="spellEnd"/>
      <w:r>
        <w:rPr>
          <w:rFonts w:cstheme="minorHAnsi"/>
          <w:color w:val="00FF00"/>
        </w:rPr>
        <w:t xml:space="preserve"> </w:t>
      </w:r>
      <w:r>
        <w:rPr>
          <w:rFonts w:cstheme="minorHAnsi"/>
          <w:color w:val="000000"/>
        </w:rPr>
        <w:t xml:space="preserve">“ ) </w:t>
      </w:r>
    </w:p>
    <w:p w:rsidR="006519D2" w:rsidRDefault="006519D2" w:rsidP="006519D2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FF0000"/>
        </w:rPr>
        <w:t xml:space="preserve">F </w:t>
      </w:r>
      <w:r>
        <w:rPr>
          <w:rFonts w:cstheme="minorHAnsi"/>
          <w:color w:val="000000"/>
        </w:rPr>
        <w:t xml:space="preserve"> </w:t>
      </w:r>
      <w:proofErr w:type="gramStart"/>
      <w:r>
        <w:rPr>
          <w:rFonts w:cstheme="minorHAnsi"/>
          <w:color w:val="000000"/>
        </w:rPr>
        <w:t>PTP()</w:t>
      </w:r>
      <w:proofErr w:type="gramEnd"/>
    </w:p>
    <w:p w:rsidR="006519D2" w:rsidRDefault="006519D2" w:rsidP="006519D2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proofErr w:type="gramStart"/>
      <w:r w:rsidR="00A42F15">
        <w:rPr>
          <w:rFonts w:cstheme="minorHAnsi"/>
          <w:color w:val="000000"/>
        </w:rPr>
        <w:t>Correr ”</w:t>
      </w:r>
      <w:proofErr w:type="gramEnd"/>
      <w:r w:rsidR="00A42F15">
        <w:rPr>
          <w:rFonts w:cstheme="minorHAnsi"/>
          <w:color w:val="000000"/>
        </w:rPr>
        <w:t xml:space="preserve"> </w:t>
      </w:r>
      <w:r w:rsidR="00A42F15" w:rsidRPr="00980132">
        <w:rPr>
          <w:rFonts w:cstheme="minorHAnsi"/>
          <w:color w:val="FF0000"/>
        </w:rPr>
        <w:t xml:space="preserve">F </w:t>
      </w:r>
      <w:proofErr w:type="spellStart"/>
      <w:r w:rsidR="00A42F15" w:rsidRPr="008160B5">
        <w:rPr>
          <w:rFonts w:cstheme="minorHAnsi"/>
          <w:color w:val="000000"/>
        </w:rPr>
        <w:t>actualizarBotonSeleccionado</w:t>
      </w:r>
      <w:proofErr w:type="spellEnd"/>
      <w:r w:rsidR="00A42F15">
        <w:rPr>
          <w:rFonts w:cstheme="minorHAnsi"/>
          <w:color w:val="000000"/>
        </w:rPr>
        <w:t>( “PTP” )  “</w:t>
      </w:r>
    </w:p>
    <w:p w:rsidR="00A42F15" w:rsidRDefault="00A42F15" w:rsidP="006519D2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proofErr w:type="gramStart"/>
      <w:r>
        <w:rPr>
          <w:rFonts w:cstheme="minorHAnsi"/>
          <w:color w:val="000000"/>
        </w:rPr>
        <w:t>Correr ”</w:t>
      </w:r>
      <w:proofErr w:type="gramEnd"/>
      <w:r>
        <w:rPr>
          <w:rFonts w:cstheme="minorHAnsi"/>
          <w:color w:val="000000"/>
        </w:rPr>
        <w:t xml:space="preserve"> </w:t>
      </w:r>
      <w:r w:rsidRPr="00980132">
        <w:rPr>
          <w:rFonts w:cstheme="minorHAnsi"/>
          <w:color w:val="FF0000"/>
        </w:rPr>
        <w:t xml:space="preserve">F </w:t>
      </w:r>
      <w:proofErr w:type="spellStart"/>
      <w:r>
        <w:rPr>
          <w:rFonts w:cstheme="minorHAnsi"/>
          <w:color w:val="000000"/>
        </w:rPr>
        <w:t>ocultarRad</w:t>
      </w:r>
      <w:proofErr w:type="spellEnd"/>
      <w:r>
        <w:rPr>
          <w:rFonts w:cstheme="minorHAnsi"/>
          <w:color w:val="000000"/>
        </w:rPr>
        <w:t>()  “</w:t>
      </w:r>
    </w:p>
    <w:p w:rsidR="00A42F15" w:rsidRDefault="006519D2" w:rsidP="00A42F15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FF0000"/>
        </w:rPr>
        <w:t xml:space="preserve">F </w:t>
      </w:r>
      <w:r>
        <w:rPr>
          <w:rFonts w:cstheme="minorHAnsi"/>
          <w:color w:val="000000"/>
        </w:rPr>
        <w:t xml:space="preserve"> </w:t>
      </w:r>
      <w:proofErr w:type="gramStart"/>
      <w:r>
        <w:rPr>
          <w:rFonts w:cstheme="minorHAnsi"/>
          <w:color w:val="000000"/>
        </w:rPr>
        <w:t>LIN()</w:t>
      </w:r>
      <w:proofErr w:type="gramEnd"/>
    </w:p>
    <w:p w:rsidR="00A42F15" w:rsidRDefault="00A42F15" w:rsidP="00A42F15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proofErr w:type="gramStart"/>
      <w:r>
        <w:rPr>
          <w:rFonts w:cstheme="minorHAnsi"/>
          <w:color w:val="000000"/>
        </w:rPr>
        <w:t>Correr ”</w:t>
      </w:r>
      <w:proofErr w:type="gramEnd"/>
      <w:r>
        <w:rPr>
          <w:rFonts w:cstheme="minorHAnsi"/>
          <w:color w:val="000000"/>
        </w:rPr>
        <w:t xml:space="preserve"> </w:t>
      </w:r>
      <w:r w:rsidRPr="00980132">
        <w:rPr>
          <w:rFonts w:cstheme="minorHAnsi"/>
          <w:color w:val="FF0000"/>
        </w:rPr>
        <w:t xml:space="preserve">F </w:t>
      </w:r>
      <w:proofErr w:type="spellStart"/>
      <w:r w:rsidRPr="008160B5">
        <w:rPr>
          <w:rFonts w:cstheme="minorHAnsi"/>
          <w:color w:val="000000"/>
        </w:rPr>
        <w:t>actualizarBotonSeleccionado</w:t>
      </w:r>
      <w:proofErr w:type="spellEnd"/>
      <w:r>
        <w:rPr>
          <w:rFonts w:cstheme="minorHAnsi"/>
          <w:color w:val="000000"/>
        </w:rPr>
        <w:t>( “LIN”)  “</w:t>
      </w:r>
    </w:p>
    <w:p w:rsidR="006519D2" w:rsidRDefault="00A42F15" w:rsidP="006519D2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proofErr w:type="gramStart"/>
      <w:r>
        <w:rPr>
          <w:rFonts w:cstheme="minorHAnsi"/>
          <w:color w:val="000000"/>
        </w:rPr>
        <w:t>Correr ”</w:t>
      </w:r>
      <w:proofErr w:type="gramEnd"/>
      <w:r>
        <w:rPr>
          <w:rFonts w:cstheme="minorHAnsi"/>
          <w:color w:val="000000"/>
        </w:rPr>
        <w:t xml:space="preserve"> </w:t>
      </w:r>
      <w:r w:rsidRPr="00980132">
        <w:rPr>
          <w:rFonts w:cstheme="minorHAnsi"/>
          <w:color w:val="FF0000"/>
        </w:rPr>
        <w:t xml:space="preserve">F </w:t>
      </w:r>
      <w:proofErr w:type="spellStart"/>
      <w:r>
        <w:rPr>
          <w:rFonts w:cstheme="minorHAnsi"/>
          <w:color w:val="000000"/>
        </w:rPr>
        <w:t>ocultarRad</w:t>
      </w:r>
      <w:proofErr w:type="spellEnd"/>
      <w:r>
        <w:rPr>
          <w:rFonts w:cstheme="minorHAnsi"/>
          <w:color w:val="000000"/>
        </w:rPr>
        <w:t>()  “</w:t>
      </w:r>
    </w:p>
    <w:p w:rsidR="00A42F15" w:rsidRDefault="006519D2" w:rsidP="00A42F15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FF0000"/>
        </w:rPr>
        <w:t xml:space="preserve">F </w:t>
      </w:r>
      <w:r>
        <w:rPr>
          <w:rFonts w:cstheme="minorHAnsi"/>
          <w:color w:val="000000"/>
        </w:rPr>
        <w:t xml:space="preserve"> </w:t>
      </w:r>
      <w:proofErr w:type="gramStart"/>
      <w:r>
        <w:rPr>
          <w:rFonts w:cstheme="minorHAnsi"/>
          <w:color w:val="000000"/>
        </w:rPr>
        <w:t>CIRC()</w:t>
      </w:r>
      <w:proofErr w:type="gramEnd"/>
    </w:p>
    <w:p w:rsidR="00A42F15" w:rsidRDefault="00A42F15" w:rsidP="00A42F15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proofErr w:type="gramStart"/>
      <w:r>
        <w:rPr>
          <w:rFonts w:cstheme="minorHAnsi"/>
          <w:color w:val="000000"/>
        </w:rPr>
        <w:t>Correr ”</w:t>
      </w:r>
      <w:proofErr w:type="gramEnd"/>
      <w:r>
        <w:rPr>
          <w:rFonts w:cstheme="minorHAnsi"/>
          <w:color w:val="000000"/>
        </w:rPr>
        <w:t xml:space="preserve"> </w:t>
      </w:r>
      <w:r w:rsidRPr="00980132">
        <w:rPr>
          <w:rFonts w:cstheme="minorHAnsi"/>
          <w:color w:val="FF0000"/>
        </w:rPr>
        <w:t xml:space="preserve">F </w:t>
      </w:r>
      <w:proofErr w:type="spellStart"/>
      <w:r w:rsidRPr="008160B5">
        <w:rPr>
          <w:rFonts w:cstheme="minorHAnsi"/>
          <w:color w:val="000000"/>
        </w:rPr>
        <w:t>actualizarBotonSeleccionado</w:t>
      </w:r>
      <w:proofErr w:type="spellEnd"/>
      <w:r>
        <w:rPr>
          <w:rFonts w:cstheme="minorHAnsi"/>
          <w:color w:val="000000"/>
        </w:rPr>
        <w:t>( “CIRC”)  “</w:t>
      </w:r>
    </w:p>
    <w:p w:rsidR="006519D2" w:rsidRDefault="00A42F15" w:rsidP="006519D2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proofErr w:type="gramStart"/>
      <w:r>
        <w:rPr>
          <w:rFonts w:cstheme="minorHAnsi"/>
          <w:color w:val="000000"/>
        </w:rPr>
        <w:t>Correr ”</w:t>
      </w:r>
      <w:proofErr w:type="gramEnd"/>
      <w:r>
        <w:rPr>
          <w:rFonts w:cstheme="minorHAnsi"/>
          <w:color w:val="000000"/>
        </w:rPr>
        <w:t xml:space="preserve"> </w:t>
      </w:r>
      <w:r w:rsidRPr="00980132">
        <w:rPr>
          <w:rFonts w:cstheme="minorHAnsi"/>
          <w:color w:val="FF0000"/>
        </w:rPr>
        <w:t xml:space="preserve">F </w:t>
      </w:r>
      <w:proofErr w:type="spellStart"/>
      <w:r>
        <w:rPr>
          <w:rFonts w:cstheme="minorHAnsi"/>
          <w:color w:val="000000"/>
        </w:rPr>
        <w:t>mostrarRad</w:t>
      </w:r>
      <w:proofErr w:type="spellEnd"/>
      <w:r>
        <w:rPr>
          <w:rFonts w:cstheme="minorHAnsi"/>
          <w:color w:val="000000"/>
        </w:rPr>
        <w:t xml:space="preserve"> ()  “</w:t>
      </w:r>
      <w:r w:rsidR="006519D2">
        <w:rPr>
          <w:rFonts w:cstheme="minorHAnsi"/>
          <w:color w:val="000000"/>
        </w:rPr>
        <w:tab/>
      </w:r>
    </w:p>
    <w:p w:rsidR="00A42F15" w:rsidRDefault="00A42F15" w:rsidP="006519D2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FF"/>
        </w:rPr>
        <w:t xml:space="preserve">F </w:t>
      </w:r>
      <w:r>
        <w:rPr>
          <w:rFonts w:cstheme="minorHAnsi"/>
          <w:color w:val="000000"/>
        </w:rPr>
        <w:t xml:space="preserve">que corre cuando se abre carga la </w:t>
      </w:r>
      <w:proofErr w:type="spellStart"/>
      <w:r>
        <w:rPr>
          <w:rFonts w:cstheme="minorHAnsi"/>
          <w:color w:val="000000"/>
        </w:rPr>
        <w:t>pagina</w:t>
      </w:r>
      <w:proofErr w:type="spellEnd"/>
      <w:r>
        <w:rPr>
          <w:rFonts w:cstheme="minorHAnsi"/>
          <w:color w:val="000000"/>
        </w:rPr>
        <w:t xml:space="preserve">  (pone el botón “PTP” como seleccionado</w:t>
      </w:r>
      <w:r w:rsidR="00BE6570">
        <w:rPr>
          <w:rFonts w:cstheme="minorHAnsi"/>
          <w:color w:val="000000"/>
        </w:rPr>
        <w:t>)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8160B5">
        <w:rPr>
          <w:rFonts w:ascii="Arial" w:hAnsi="Arial" w:cs="Arial"/>
          <w:color w:val="FF00FF"/>
          <w:lang w:eastAsia="ja-JP"/>
        </w:rPr>
        <w:t>▲</w:t>
      </w:r>
    </w:p>
    <w:p w:rsidR="00A42F15" w:rsidRPr="00A42F15" w:rsidRDefault="00A42F15" w:rsidP="006519D2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proofErr w:type="gramStart"/>
      <w:r>
        <w:rPr>
          <w:rFonts w:cstheme="minorHAnsi"/>
          <w:color w:val="000000"/>
        </w:rPr>
        <w:t>Correr ”</w:t>
      </w:r>
      <w:proofErr w:type="gramEnd"/>
      <w:r>
        <w:rPr>
          <w:rFonts w:cstheme="minorHAnsi"/>
          <w:color w:val="000000"/>
        </w:rPr>
        <w:t xml:space="preserve"> </w:t>
      </w:r>
      <w:r w:rsidRPr="00980132">
        <w:rPr>
          <w:rFonts w:cstheme="minorHAnsi"/>
          <w:color w:val="FF0000"/>
        </w:rPr>
        <w:t xml:space="preserve">F </w:t>
      </w:r>
      <w:proofErr w:type="spellStart"/>
      <w:r w:rsidRPr="008160B5">
        <w:rPr>
          <w:rFonts w:cstheme="minorHAnsi"/>
          <w:color w:val="000000"/>
        </w:rPr>
        <w:t>actualizarBotonSeleccionado</w:t>
      </w:r>
      <w:proofErr w:type="spellEnd"/>
      <w:r>
        <w:rPr>
          <w:rFonts w:cstheme="minorHAnsi"/>
          <w:color w:val="000000"/>
        </w:rPr>
        <w:t>( “PTP” )  “</w:t>
      </w:r>
    </w:p>
    <w:p w:rsidR="006519D2" w:rsidRDefault="006519D2" w:rsidP="006519D2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FF0000"/>
        </w:rPr>
        <w:t xml:space="preserve">F </w:t>
      </w:r>
      <w:r>
        <w:rPr>
          <w:rFonts w:cstheme="minorHAnsi"/>
          <w:color w:val="000000"/>
        </w:rPr>
        <w:t xml:space="preserve"> </w:t>
      </w:r>
      <w:proofErr w:type="spellStart"/>
      <w:r w:rsidR="00A42F15">
        <w:rPr>
          <w:rFonts w:cstheme="minorHAnsi"/>
          <w:color w:val="000000"/>
        </w:rPr>
        <w:t>mostrarRad</w:t>
      </w:r>
      <w:proofErr w:type="spellEnd"/>
      <w:r w:rsidR="00A42F15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>()</w:t>
      </w:r>
    </w:p>
    <w:p w:rsidR="00A42F15" w:rsidRPr="006519D2" w:rsidRDefault="00A42F15" w:rsidP="006519D2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  <w:t xml:space="preserve">Hace visual el input y el </w:t>
      </w:r>
      <w:proofErr w:type="spellStart"/>
      <w:r>
        <w:rPr>
          <w:rFonts w:cstheme="minorHAnsi"/>
          <w:color w:val="000000"/>
        </w:rPr>
        <w:t>laber</w:t>
      </w:r>
      <w:proofErr w:type="spellEnd"/>
      <w:r>
        <w:rPr>
          <w:rFonts w:cstheme="minorHAnsi"/>
          <w:color w:val="000000"/>
        </w:rPr>
        <w:t xml:space="preserve"> </w:t>
      </w:r>
      <w:proofErr w:type="gramStart"/>
      <w:r>
        <w:rPr>
          <w:rFonts w:cstheme="minorHAnsi"/>
          <w:color w:val="000000"/>
        </w:rPr>
        <w:t xml:space="preserve">“ </w:t>
      </w:r>
      <w:r w:rsidRPr="00A42F15">
        <w:rPr>
          <w:rFonts w:cstheme="minorHAnsi"/>
          <w:color w:val="00FF00"/>
        </w:rPr>
        <w:t>rad</w:t>
      </w:r>
      <w:proofErr w:type="gramEnd"/>
      <w:r>
        <w:rPr>
          <w:rFonts w:cstheme="minorHAnsi"/>
          <w:color w:val="00FF00"/>
        </w:rPr>
        <w:t xml:space="preserve"> </w:t>
      </w:r>
      <w:r>
        <w:rPr>
          <w:rFonts w:cstheme="minorHAnsi"/>
          <w:color w:val="000000"/>
        </w:rPr>
        <w:t>”</w:t>
      </w:r>
    </w:p>
    <w:p w:rsidR="006519D2" w:rsidRDefault="006519D2" w:rsidP="006519D2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FF0000"/>
        </w:rPr>
        <w:t xml:space="preserve">F </w:t>
      </w:r>
      <w:r>
        <w:rPr>
          <w:rFonts w:cstheme="minorHAnsi"/>
          <w:color w:val="000000"/>
        </w:rPr>
        <w:t xml:space="preserve"> </w:t>
      </w:r>
      <w:proofErr w:type="spellStart"/>
      <w:proofErr w:type="gramStart"/>
      <w:r>
        <w:rPr>
          <w:rFonts w:cstheme="minorHAnsi"/>
          <w:color w:val="000000"/>
        </w:rPr>
        <w:t>ocultarRad</w:t>
      </w:r>
      <w:proofErr w:type="spellEnd"/>
      <w:r>
        <w:rPr>
          <w:rFonts w:cstheme="minorHAnsi"/>
          <w:color w:val="000000"/>
        </w:rPr>
        <w:t>()</w:t>
      </w:r>
      <w:proofErr w:type="gramEnd"/>
    </w:p>
    <w:p w:rsidR="00A42F15" w:rsidRDefault="00A42F15" w:rsidP="00A42F15">
      <w:pPr>
        <w:spacing w:line="480" w:lineRule="auto"/>
        <w:ind w:firstLine="708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Oculta visual el input y el </w:t>
      </w:r>
      <w:proofErr w:type="spellStart"/>
      <w:r>
        <w:rPr>
          <w:rFonts w:cstheme="minorHAnsi"/>
          <w:color w:val="000000"/>
        </w:rPr>
        <w:t>laber</w:t>
      </w:r>
      <w:proofErr w:type="spellEnd"/>
      <w:r>
        <w:rPr>
          <w:rFonts w:cstheme="minorHAnsi"/>
          <w:color w:val="000000"/>
        </w:rPr>
        <w:t xml:space="preserve"> </w:t>
      </w:r>
      <w:proofErr w:type="gramStart"/>
      <w:r>
        <w:rPr>
          <w:rFonts w:cstheme="minorHAnsi"/>
          <w:color w:val="000000"/>
        </w:rPr>
        <w:t xml:space="preserve">“ </w:t>
      </w:r>
      <w:r w:rsidRPr="00A42F15">
        <w:rPr>
          <w:rFonts w:cstheme="minorHAnsi"/>
          <w:color w:val="00FF00"/>
        </w:rPr>
        <w:t>rad</w:t>
      </w:r>
      <w:proofErr w:type="gramEnd"/>
      <w:r>
        <w:rPr>
          <w:rFonts w:cstheme="minorHAnsi"/>
          <w:color w:val="00FF00"/>
        </w:rPr>
        <w:t xml:space="preserve"> </w:t>
      </w:r>
      <w:r>
        <w:rPr>
          <w:rFonts w:cstheme="minorHAnsi"/>
          <w:color w:val="000000"/>
        </w:rPr>
        <w:t>”</w:t>
      </w:r>
    </w:p>
    <w:p w:rsidR="000D7587" w:rsidRPr="000D7587" w:rsidRDefault="000D7587" w:rsidP="000D7587">
      <w:pPr>
        <w:spacing w:line="480" w:lineRule="auto"/>
        <w:ind w:firstLine="708"/>
        <w:jc w:val="center"/>
        <w:rPr>
          <w:rFonts w:cstheme="minorHAnsi"/>
          <w:color w:val="0000FF"/>
          <w:sz w:val="40"/>
          <w:szCs w:val="40"/>
        </w:rPr>
      </w:pPr>
      <w:r w:rsidRPr="000D7587">
        <w:rPr>
          <w:rFonts w:cstheme="minorHAnsi"/>
          <w:color w:val="0000FF"/>
          <w:sz w:val="40"/>
          <w:szCs w:val="40"/>
        </w:rPr>
        <w:t xml:space="preserve">///////////  </w:t>
      </w:r>
      <w:r w:rsidR="00B82672" w:rsidRPr="000D7587">
        <w:rPr>
          <w:rFonts w:cstheme="minorHAnsi"/>
          <w:color w:val="0000FF"/>
          <w:sz w:val="40"/>
          <w:szCs w:val="40"/>
        </w:rPr>
        <w:t>Fin</w:t>
      </w:r>
      <w:r w:rsidRPr="000D7587">
        <w:rPr>
          <w:rFonts w:cstheme="minorHAnsi"/>
          <w:color w:val="0000FF"/>
          <w:sz w:val="40"/>
          <w:szCs w:val="40"/>
        </w:rPr>
        <w:t xml:space="preserve"> de botones PTP</w:t>
      </w:r>
      <w:proofErr w:type="gramStart"/>
      <w:r w:rsidRPr="000D7587">
        <w:rPr>
          <w:rFonts w:cstheme="minorHAnsi"/>
          <w:color w:val="0000FF"/>
          <w:sz w:val="40"/>
          <w:szCs w:val="40"/>
        </w:rPr>
        <w:t>,LIN,CIRC</w:t>
      </w:r>
      <w:proofErr w:type="gramEnd"/>
      <w:r w:rsidRPr="000D7587">
        <w:rPr>
          <w:rFonts w:cstheme="minorHAnsi"/>
          <w:color w:val="0000FF"/>
          <w:sz w:val="40"/>
          <w:szCs w:val="40"/>
        </w:rPr>
        <w:t xml:space="preserve">   ///////////</w:t>
      </w:r>
    </w:p>
    <w:p w:rsidR="00A42F15" w:rsidRPr="00A42F15" w:rsidRDefault="00A42F15" w:rsidP="00A42F15">
      <w:pPr>
        <w:spacing w:line="480" w:lineRule="auto"/>
        <w:rPr>
          <w:rFonts w:ascii="Arial" w:hAnsi="Arial" w:cs="Arial"/>
          <w:color w:val="FF0000"/>
        </w:rPr>
      </w:pPr>
      <w:proofErr w:type="spellStart"/>
      <w:proofErr w:type="gramStart"/>
      <w:r w:rsidRPr="00A42F15">
        <w:rPr>
          <w:color w:val="000000"/>
        </w:rPr>
        <w:t>let</w:t>
      </w:r>
      <w:proofErr w:type="spellEnd"/>
      <w:proofErr w:type="gramEnd"/>
      <w:r w:rsidRPr="00A42F15">
        <w:rPr>
          <w:color w:val="000000"/>
        </w:rPr>
        <w:t xml:space="preserve"> </w:t>
      </w:r>
      <w:proofErr w:type="spellStart"/>
      <w:r w:rsidRPr="00A42F15">
        <w:rPr>
          <w:color w:val="000000"/>
        </w:rPr>
        <w:t>rutina_actual</w:t>
      </w:r>
      <w:proofErr w:type="spellEnd"/>
      <w:r w:rsidRPr="00A42F15">
        <w:rPr>
          <w:color w:val="000000"/>
        </w:rPr>
        <w:t xml:space="preserve"> = [];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Pr="00980132">
        <w:rPr>
          <w:rFonts w:ascii="Arial" w:hAnsi="Arial" w:cs="Arial"/>
          <w:color w:val="FF0000"/>
        </w:rPr>
        <w:t>◄</w:t>
      </w:r>
    </w:p>
    <w:p w:rsidR="00A42F15" w:rsidRPr="006519D2" w:rsidRDefault="00A42F15" w:rsidP="00A42F15">
      <w:pPr>
        <w:spacing w:line="480" w:lineRule="auto"/>
        <w:rPr>
          <w:rFonts w:cstheme="minorHAnsi"/>
          <w:color w:val="000000"/>
        </w:rPr>
      </w:pPr>
      <w:proofErr w:type="spellStart"/>
      <w:proofErr w:type="gramStart"/>
      <w:r w:rsidRPr="00A42F15">
        <w:rPr>
          <w:color w:val="000000"/>
        </w:rPr>
        <w:t>let</w:t>
      </w:r>
      <w:proofErr w:type="spellEnd"/>
      <w:proofErr w:type="gramEnd"/>
      <w:r w:rsidRPr="00A42F15">
        <w:rPr>
          <w:color w:val="000000"/>
        </w:rPr>
        <w:t xml:space="preserve"> </w:t>
      </w:r>
      <w:proofErr w:type="spellStart"/>
      <w:r w:rsidRPr="00A42F15">
        <w:rPr>
          <w:color w:val="000000"/>
        </w:rPr>
        <w:t>trayectoria_actual</w:t>
      </w:r>
      <w:proofErr w:type="spellEnd"/>
      <w:r w:rsidRPr="00A42F15">
        <w:rPr>
          <w:color w:val="000000"/>
        </w:rPr>
        <w:t>= [];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Pr="00980132">
        <w:rPr>
          <w:rFonts w:ascii="Arial" w:hAnsi="Arial" w:cs="Arial"/>
          <w:color w:val="FF0000"/>
        </w:rPr>
        <w:t>◄</w:t>
      </w:r>
    </w:p>
    <w:p w:rsidR="00A42F15" w:rsidRPr="000D7587" w:rsidRDefault="000D7587" w:rsidP="000D7587">
      <w:pPr>
        <w:spacing w:line="480" w:lineRule="auto"/>
        <w:jc w:val="center"/>
        <w:rPr>
          <w:color w:val="0000FF"/>
          <w:sz w:val="40"/>
          <w:szCs w:val="40"/>
        </w:rPr>
      </w:pPr>
      <w:r w:rsidRPr="000D7587">
        <w:rPr>
          <w:color w:val="0000FF"/>
          <w:sz w:val="40"/>
          <w:szCs w:val="40"/>
        </w:rPr>
        <w:t>///////////  Inicio de agregar trayectoria   ///////////</w:t>
      </w:r>
    </w:p>
    <w:p w:rsidR="000D7587" w:rsidRDefault="000D7587" w:rsidP="00A42F15">
      <w:pPr>
        <w:spacing w:line="480" w:lineRule="auto"/>
        <w:rPr>
          <w:color w:val="000000"/>
        </w:rPr>
      </w:pPr>
      <w:r>
        <w:rPr>
          <w:color w:val="FF0000"/>
        </w:rPr>
        <w:lastRenderedPageBreak/>
        <w:t xml:space="preserve">F </w:t>
      </w:r>
      <w:proofErr w:type="spellStart"/>
      <w:proofErr w:type="gramStart"/>
      <w:r w:rsidRPr="000D7587">
        <w:rPr>
          <w:color w:val="000000"/>
        </w:rPr>
        <w:t>agregarInformacion</w:t>
      </w:r>
      <w:proofErr w:type="spellEnd"/>
      <w:r w:rsidRPr="000D7587">
        <w:rPr>
          <w:color w:val="000000"/>
        </w:rPr>
        <w:t>(</w:t>
      </w:r>
      <w:proofErr w:type="gramEnd"/>
      <w:r w:rsidRPr="000D7587">
        <w:rPr>
          <w:color w:val="000000"/>
        </w:rPr>
        <w:t>)</w:t>
      </w:r>
      <w:r w:rsidR="001A06E2">
        <w:rPr>
          <w:color w:val="000000"/>
        </w:rPr>
        <w:t xml:space="preserve">  481</w:t>
      </w:r>
      <w:r w:rsidR="00254AED">
        <w:rPr>
          <w:color w:val="000000"/>
        </w:rPr>
        <w:t xml:space="preserve">         (crea fila en el cuadro de rutina)</w:t>
      </w:r>
    </w:p>
    <w:p w:rsidR="00015C39" w:rsidRDefault="00015C39" w:rsidP="00A42F15">
      <w:pPr>
        <w:spacing w:line="480" w:lineRule="auto"/>
        <w:rPr>
          <w:color w:val="000000"/>
        </w:rPr>
      </w:pPr>
      <w:r>
        <w:rPr>
          <w:color w:val="000000"/>
        </w:rPr>
        <w:tab/>
        <w:t xml:space="preserve">Obtener valores de </w:t>
      </w:r>
      <w:proofErr w:type="spellStart"/>
      <w:r>
        <w:rPr>
          <w:color w:val="000000"/>
        </w:rPr>
        <w:t>imputs</w:t>
      </w:r>
      <w:proofErr w:type="spellEnd"/>
      <w:r>
        <w:rPr>
          <w:color w:val="000000"/>
        </w:rPr>
        <w:t xml:space="preserve"> de “velocidad” y “aceleración”  </w:t>
      </w:r>
      <w:r>
        <w:rPr>
          <w:color w:val="000000"/>
        </w:rPr>
        <w:tab/>
      </w:r>
      <w:r>
        <w:rPr>
          <w:color w:val="000000"/>
        </w:rPr>
        <w:tab/>
      </w:r>
      <w:r w:rsidRPr="00295F03">
        <w:rPr>
          <w:rFonts w:ascii="Arial" w:hAnsi="Arial" w:cs="Arial"/>
          <w:color w:val="FF0000"/>
        </w:rPr>
        <w:t>▲</w:t>
      </w:r>
    </w:p>
    <w:p w:rsidR="00015C39" w:rsidRDefault="00015C39" w:rsidP="00A42F15">
      <w:pPr>
        <w:spacing w:line="480" w:lineRule="auto"/>
        <w:rPr>
          <w:color w:val="000000"/>
        </w:rPr>
      </w:pPr>
      <w:r>
        <w:rPr>
          <w:color w:val="000000"/>
        </w:rPr>
        <w:tab/>
        <w:t>Crear variables para almacenar “nombre</w:t>
      </w:r>
      <w:proofErr w:type="gramStart"/>
      <w:r>
        <w:rPr>
          <w:color w:val="000000"/>
        </w:rPr>
        <w:t>” ,</w:t>
      </w:r>
      <w:proofErr w:type="gramEnd"/>
      <w:r>
        <w:rPr>
          <w:color w:val="000000"/>
        </w:rPr>
        <w:t xml:space="preserve"> “coordenadas” , “nuevo punto”,</w:t>
      </w:r>
    </w:p>
    <w:p w:rsidR="00015C39" w:rsidRDefault="00015C39" w:rsidP="00A42F15">
      <w:pPr>
        <w:spacing w:line="480" w:lineRule="auto"/>
        <w:rPr>
          <w:color w:val="000000"/>
        </w:rPr>
      </w:pPr>
      <w:r>
        <w:rPr>
          <w:color w:val="000000"/>
        </w:rPr>
        <w:tab/>
        <w:t>Asignar a variables par la tabla de la rutina “</w:t>
      </w:r>
      <w:r>
        <w:rPr>
          <w:color w:val="00FF00"/>
        </w:rPr>
        <w:t>serie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“ (</w:t>
      </w:r>
      <w:proofErr w:type="gramEnd"/>
      <w:r>
        <w:rPr>
          <w:color w:val="000000"/>
        </w:rPr>
        <w:t>489), para la nueva fila (490) y posición de las finas (492)</w:t>
      </w:r>
    </w:p>
    <w:p w:rsidR="00015C39" w:rsidRDefault="00015C39" w:rsidP="00A42F15">
      <w:pPr>
        <w:spacing w:line="480" w:lineRule="auto"/>
        <w:rPr>
          <w:rFonts w:cstheme="minorHAnsi"/>
          <w:color w:val="000000"/>
        </w:rPr>
      </w:pPr>
      <w:r>
        <w:rPr>
          <w:color w:val="000000"/>
        </w:rPr>
        <w:tab/>
        <w:t xml:space="preserve">SI </w:t>
      </w:r>
      <w:proofErr w:type="gramStart"/>
      <w:r>
        <w:rPr>
          <w:rFonts w:cstheme="minorHAnsi"/>
          <w:color w:val="000000"/>
        </w:rPr>
        <w:t xml:space="preserve">“ </w:t>
      </w:r>
      <w:proofErr w:type="spellStart"/>
      <w:r w:rsidRPr="008A2D05">
        <w:rPr>
          <w:rFonts w:cstheme="minorHAnsi"/>
          <w:color w:val="00FF00"/>
        </w:rPr>
        <w:t>modo</w:t>
      </w:r>
      <w:proofErr w:type="gramEnd"/>
      <w:r w:rsidRPr="008A2D05">
        <w:rPr>
          <w:rFonts w:cstheme="minorHAnsi"/>
          <w:color w:val="00FF00"/>
        </w:rPr>
        <w:t>_funcionamiento</w:t>
      </w:r>
      <w:proofErr w:type="spellEnd"/>
      <w:r>
        <w:rPr>
          <w:rFonts w:cstheme="minorHAnsi"/>
          <w:color w:val="00FF00"/>
        </w:rPr>
        <w:t xml:space="preserve"> </w:t>
      </w:r>
      <w:r>
        <w:rPr>
          <w:rFonts w:cstheme="minorHAnsi"/>
          <w:color w:val="000000"/>
        </w:rPr>
        <w:t>” === 0</w:t>
      </w:r>
    </w:p>
    <w:p w:rsidR="00015C39" w:rsidRPr="00015C39" w:rsidRDefault="00015C39" w:rsidP="00A42F15">
      <w:pPr>
        <w:spacing w:line="480" w:lineRule="auto"/>
        <w:rPr>
          <w:color w:val="000000"/>
        </w:rPr>
      </w:pPr>
      <w:r>
        <w:rPr>
          <w:rFonts w:cstheme="minorHAnsi"/>
          <w:color w:val="000000"/>
        </w:rPr>
        <w:tab/>
        <w:t>|</w:t>
      </w:r>
      <w:r>
        <w:rPr>
          <w:rFonts w:cstheme="minorHAnsi"/>
          <w:color w:val="000000"/>
        </w:rPr>
        <w:tab/>
        <w:t xml:space="preserve">aumentar contador </w:t>
      </w:r>
      <w:proofErr w:type="gramStart"/>
      <w:r>
        <w:rPr>
          <w:rFonts w:cstheme="minorHAnsi"/>
          <w:color w:val="000000"/>
        </w:rPr>
        <w:t xml:space="preserve">“ </w:t>
      </w:r>
      <w:proofErr w:type="spellStart"/>
      <w:r>
        <w:rPr>
          <w:rFonts w:cstheme="minorHAnsi"/>
          <w:color w:val="00FF00"/>
        </w:rPr>
        <w:t>contadorRutina</w:t>
      </w:r>
      <w:proofErr w:type="spellEnd"/>
      <w:proofErr w:type="gramEnd"/>
      <w:r>
        <w:rPr>
          <w:rFonts w:cstheme="minorHAnsi"/>
          <w:color w:val="00FF00"/>
        </w:rPr>
        <w:t xml:space="preserve"> </w:t>
      </w:r>
      <w:r>
        <w:rPr>
          <w:rFonts w:cstheme="minorHAnsi"/>
          <w:color w:val="000000"/>
        </w:rPr>
        <w:t>”</w:t>
      </w:r>
    </w:p>
    <w:p w:rsidR="008160B5" w:rsidRDefault="00015C39" w:rsidP="008160B5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  <w:t>|</w:t>
      </w:r>
      <w:r>
        <w:rPr>
          <w:rFonts w:cstheme="minorHAnsi"/>
          <w:color w:val="000000"/>
        </w:rPr>
        <w:tab/>
        <w:t xml:space="preserve">crear nombre </w:t>
      </w:r>
      <w:r w:rsidR="001D7D51">
        <w:rPr>
          <w:rFonts w:cstheme="minorHAnsi"/>
          <w:color w:val="000000"/>
        </w:rPr>
        <w:t>temporal (</w:t>
      </w:r>
      <w:proofErr w:type="spellStart"/>
      <w:r w:rsidR="001D7D51">
        <w:rPr>
          <w:rFonts w:cstheme="minorHAnsi"/>
          <w:color w:val="000000"/>
        </w:rPr>
        <w:t>rut</w:t>
      </w:r>
      <w:proofErr w:type="spellEnd"/>
      <w:r w:rsidR="001D7D51">
        <w:rPr>
          <w:rFonts w:cstheme="minorHAnsi"/>
          <w:color w:val="000000"/>
        </w:rPr>
        <w:t xml:space="preserve">” </w:t>
      </w:r>
      <w:proofErr w:type="spellStart"/>
      <w:r w:rsidR="001D7D51">
        <w:rPr>
          <w:rFonts w:cstheme="minorHAnsi"/>
          <w:color w:val="00FF00"/>
        </w:rPr>
        <w:t>contadorRutina</w:t>
      </w:r>
      <w:proofErr w:type="spellEnd"/>
      <w:r w:rsidR="001D7D51">
        <w:rPr>
          <w:rFonts w:cstheme="minorHAnsi"/>
          <w:color w:val="00FF00"/>
        </w:rPr>
        <w:t xml:space="preserve"> </w:t>
      </w:r>
      <w:proofErr w:type="gramStart"/>
      <w:r w:rsidR="001D7D51">
        <w:rPr>
          <w:rFonts w:cstheme="minorHAnsi"/>
          <w:color w:val="000000"/>
        </w:rPr>
        <w:t>“  (</w:t>
      </w:r>
      <w:proofErr w:type="gramEnd"/>
      <w:r w:rsidR="001D7D51">
        <w:rPr>
          <w:rFonts w:cstheme="minorHAnsi"/>
          <w:color w:val="000000"/>
        </w:rPr>
        <w:t>rut1-rut2,…)</w:t>
      </w:r>
    </w:p>
    <w:p w:rsidR="001D7D51" w:rsidRDefault="001D7D51" w:rsidP="008160B5">
      <w:pPr>
        <w:spacing w:line="480" w:lineRule="auto"/>
        <w:rPr>
          <w:color w:val="000000"/>
        </w:rPr>
      </w:pPr>
      <w:r>
        <w:rPr>
          <w:rFonts w:cstheme="minorHAnsi"/>
          <w:color w:val="000000"/>
        </w:rPr>
        <w:tab/>
        <w:t>|</w:t>
      </w:r>
      <w:r>
        <w:rPr>
          <w:rFonts w:cstheme="minorHAnsi"/>
          <w:color w:val="000000"/>
        </w:rPr>
        <w:tab/>
        <w:t>asigno este nombre temporal a la variable</w:t>
      </w:r>
      <w:r w:rsidRPr="001D7D51">
        <w:rPr>
          <w:rFonts w:cstheme="minorHAnsi"/>
          <w:color w:val="000000"/>
        </w:rPr>
        <w:t xml:space="preserve"> </w:t>
      </w:r>
      <w:proofErr w:type="gramStart"/>
      <w:r w:rsidRPr="001D7D51">
        <w:rPr>
          <w:color w:val="000000"/>
        </w:rPr>
        <w:t>“</w:t>
      </w:r>
      <w:r w:rsidRPr="001D7D51">
        <w:rPr>
          <w:color w:val="00FF00"/>
        </w:rPr>
        <w:t xml:space="preserve"> nombre</w:t>
      </w:r>
      <w:proofErr w:type="gramEnd"/>
      <w:r>
        <w:rPr>
          <w:color w:val="00FF00"/>
        </w:rPr>
        <w:t xml:space="preserve"> </w:t>
      </w:r>
      <w:r>
        <w:rPr>
          <w:color w:val="000000"/>
        </w:rPr>
        <w:t xml:space="preserve">” </w:t>
      </w:r>
    </w:p>
    <w:p w:rsidR="001D7D51" w:rsidRDefault="001D7D51" w:rsidP="008160B5">
      <w:pPr>
        <w:spacing w:line="480" w:lineRule="auto"/>
        <w:rPr>
          <w:color w:val="000000"/>
        </w:rPr>
      </w:pPr>
      <w:r>
        <w:rPr>
          <w:color w:val="000000"/>
        </w:rPr>
        <w:tab/>
        <w:t xml:space="preserve">| </w:t>
      </w:r>
      <w:r>
        <w:rPr>
          <w:color w:val="000000"/>
        </w:rPr>
        <w:tab/>
        <w:t xml:space="preserve">guardo los valores de los inputs angulares a la variable </w:t>
      </w:r>
      <w:proofErr w:type="gramStart"/>
      <w:r>
        <w:rPr>
          <w:color w:val="000000"/>
        </w:rPr>
        <w:t xml:space="preserve">“ </w:t>
      </w:r>
      <w:r w:rsidRPr="001D7D51">
        <w:rPr>
          <w:color w:val="00FF00"/>
        </w:rPr>
        <w:t>coordenadas</w:t>
      </w:r>
      <w:proofErr w:type="gramEnd"/>
      <w:r>
        <w:rPr>
          <w:color w:val="000000"/>
        </w:rPr>
        <w:t xml:space="preserve"> ”</w:t>
      </w:r>
    </w:p>
    <w:p w:rsidR="001D7D51" w:rsidRPr="001D7D51" w:rsidRDefault="001D7D51" w:rsidP="008160B5">
      <w:pPr>
        <w:spacing w:line="480" w:lineRule="auto"/>
        <w:rPr>
          <w:rFonts w:cstheme="minorHAnsi"/>
          <w:color w:val="000000"/>
        </w:rPr>
      </w:pPr>
      <w:r>
        <w:rPr>
          <w:color w:val="000000"/>
        </w:rPr>
        <w:tab/>
        <w:t>|</w:t>
      </w:r>
      <w:r>
        <w:rPr>
          <w:color w:val="000000"/>
        </w:rPr>
        <w:tab/>
        <w:t xml:space="preserve">asigno los valores a </w:t>
      </w:r>
      <w:proofErr w:type="gramStart"/>
      <w:r>
        <w:rPr>
          <w:color w:val="000000"/>
        </w:rPr>
        <w:t xml:space="preserve">“ </w:t>
      </w:r>
      <w:r>
        <w:rPr>
          <w:color w:val="00FF00"/>
        </w:rPr>
        <w:t>nuevo</w:t>
      </w:r>
      <w:proofErr w:type="gramEnd"/>
      <w:r>
        <w:rPr>
          <w:color w:val="00FF00"/>
        </w:rPr>
        <w:t xml:space="preserve"> punto </w:t>
      </w:r>
      <w:r>
        <w:rPr>
          <w:color w:val="000000"/>
        </w:rPr>
        <w:t>“  (</w:t>
      </w:r>
      <w:r w:rsidRPr="001D7D51">
        <w:rPr>
          <w:color w:val="000000"/>
        </w:rPr>
        <w:t>“</w:t>
      </w:r>
      <w:r w:rsidRPr="001D7D51">
        <w:rPr>
          <w:color w:val="00FF00"/>
        </w:rPr>
        <w:t xml:space="preserve"> nombre</w:t>
      </w:r>
      <w:r>
        <w:rPr>
          <w:color w:val="00FF00"/>
        </w:rPr>
        <w:t xml:space="preserve"> </w:t>
      </w:r>
      <w:r>
        <w:rPr>
          <w:color w:val="000000"/>
        </w:rPr>
        <w:t xml:space="preserve">”, “ </w:t>
      </w:r>
      <w:r w:rsidRPr="001D7D51">
        <w:rPr>
          <w:color w:val="00FF00"/>
        </w:rPr>
        <w:t>coordenadas</w:t>
      </w:r>
      <w:r>
        <w:rPr>
          <w:color w:val="000000"/>
        </w:rPr>
        <w:t xml:space="preserve"> ”, “ </w:t>
      </w:r>
      <w:r w:rsidRPr="001D7D51">
        <w:rPr>
          <w:color w:val="00FF00"/>
        </w:rPr>
        <w:t>velocidad</w:t>
      </w:r>
      <w:r>
        <w:rPr>
          <w:color w:val="000000"/>
        </w:rPr>
        <w:t xml:space="preserve"> “, “ </w:t>
      </w:r>
      <w:r w:rsidRPr="001D7D51">
        <w:rPr>
          <w:color w:val="00FF00"/>
        </w:rPr>
        <w:t>aceleración</w:t>
      </w:r>
      <w:r>
        <w:rPr>
          <w:color w:val="000000"/>
        </w:rPr>
        <w:t xml:space="preserve"> “, “ </w:t>
      </w:r>
      <w:proofErr w:type="spellStart"/>
      <w:r>
        <w:rPr>
          <w:color w:val="00FF00"/>
        </w:rPr>
        <w:t>id_plan</w:t>
      </w:r>
      <w:proofErr w:type="spellEnd"/>
      <w:r>
        <w:rPr>
          <w:color w:val="00FF00"/>
        </w:rPr>
        <w:t xml:space="preserve"> </w:t>
      </w:r>
      <w:r>
        <w:rPr>
          <w:color w:val="000000"/>
        </w:rPr>
        <w:t>“</w:t>
      </w:r>
      <w:r w:rsidR="00E5326E">
        <w:rPr>
          <w:color w:val="000000"/>
        </w:rPr>
        <w:t>)</w:t>
      </w:r>
    </w:p>
    <w:p w:rsidR="008A2D05" w:rsidRDefault="001D7D51" w:rsidP="00801AAF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  <w:t>SINO</w:t>
      </w:r>
      <w:r>
        <w:rPr>
          <w:rFonts w:cstheme="minorHAnsi"/>
          <w:color w:val="000000"/>
        </w:rPr>
        <w:tab/>
      </w:r>
    </w:p>
    <w:p w:rsidR="001D7D51" w:rsidRDefault="001D7D51" w:rsidP="00801AAF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  <w:t xml:space="preserve">Guardo en la variable </w:t>
      </w:r>
      <w:proofErr w:type="gramStart"/>
      <w:r w:rsidRPr="001D7D51">
        <w:rPr>
          <w:color w:val="000000"/>
        </w:rPr>
        <w:t>“</w:t>
      </w:r>
      <w:r w:rsidRPr="001D7D51">
        <w:rPr>
          <w:color w:val="00FF00"/>
        </w:rPr>
        <w:t xml:space="preserve"> nombre</w:t>
      </w:r>
      <w:proofErr w:type="gramEnd"/>
      <w:r>
        <w:rPr>
          <w:color w:val="00FF00"/>
        </w:rPr>
        <w:t xml:space="preserve"> </w:t>
      </w:r>
      <w:r>
        <w:rPr>
          <w:color w:val="000000"/>
        </w:rPr>
        <w:t xml:space="preserve">” </w:t>
      </w:r>
      <w:r>
        <w:rPr>
          <w:rFonts w:cstheme="minorHAnsi"/>
          <w:color w:val="000000"/>
        </w:rPr>
        <w:t xml:space="preserve"> el valor del input nombre</w:t>
      </w:r>
      <w:r w:rsidR="00085462">
        <w:rPr>
          <w:rFonts w:cstheme="minorHAnsi"/>
          <w:color w:val="000000"/>
        </w:rPr>
        <w:t xml:space="preserve"> </w:t>
      </w:r>
    </w:p>
    <w:p w:rsidR="001D7D51" w:rsidRDefault="001D7D51" w:rsidP="00801AAF">
      <w:pPr>
        <w:spacing w:line="480" w:lineRule="auto"/>
        <w:rPr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proofErr w:type="spellStart"/>
      <w:r>
        <w:rPr>
          <w:rFonts w:cstheme="minorHAnsi"/>
          <w:color w:val="000000"/>
        </w:rPr>
        <w:t>Switch</w:t>
      </w:r>
      <w:proofErr w:type="spellEnd"/>
      <w:r>
        <w:rPr>
          <w:rFonts w:cstheme="minorHAnsi"/>
          <w:color w:val="000000"/>
        </w:rPr>
        <w:t xml:space="preserve"> en base a </w:t>
      </w:r>
      <w:proofErr w:type="gramStart"/>
      <w:r>
        <w:rPr>
          <w:color w:val="000000"/>
        </w:rPr>
        <w:t xml:space="preserve">“ </w:t>
      </w:r>
      <w:proofErr w:type="spellStart"/>
      <w:r>
        <w:rPr>
          <w:color w:val="00FF00"/>
        </w:rPr>
        <w:t>id</w:t>
      </w:r>
      <w:proofErr w:type="gramEnd"/>
      <w:r>
        <w:rPr>
          <w:color w:val="00FF00"/>
        </w:rPr>
        <w:t>_plan</w:t>
      </w:r>
      <w:proofErr w:type="spellEnd"/>
      <w:r>
        <w:rPr>
          <w:color w:val="00FF00"/>
        </w:rPr>
        <w:t xml:space="preserve"> </w:t>
      </w:r>
      <w:r>
        <w:rPr>
          <w:color w:val="000000"/>
        </w:rPr>
        <w:t>“</w:t>
      </w:r>
    </w:p>
    <w:p w:rsidR="00E5326E" w:rsidRDefault="001D7D51" w:rsidP="00E5326E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SI </w:t>
      </w:r>
      <w:proofErr w:type="gramStart"/>
      <w:r>
        <w:rPr>
          <w:color w:val="000000"/>
        </w:rPr>
        <w:t xml:space="preserve">“ </w:t>
      </w:r>
      <w:proofErr w:type="spellStart"/>
      <w:r>
        <w:rPr>
          <w:color w:val="00FF00"/>
        </w:rPr>
        <w:t>id</w:t>
      </w:r>
      <w:proofErr w:type="gramEnd"/>
      <w:r>
        <w:rPr>
          <w:color w:val="00FF00"/>
        </w:rPr>
        <w:t>_plan</w:t>
      </w:r>
      <w:proofErr w:type="spellEnd"/>
      <w:r>
        <w:rPr>
          <w:color w:val="00FF00"/>
        </w:rPr>
        <w:t xml:space="preserve"> </w:t>
      </w:r>
      <w:r>
        <w:rPr>
          <w:color w:val="000000"/>
        </w:rPr>
        <w:t>“ = ‘PTP’</w:t>
      </w:r>
    </w:p>
    <w:p w:rsidR="00E5326E" w:rsidRDefault="00E5326E" w:rsidP="00E5326E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proofErr w:type="gramStart"/>
      <w:r>
        <w:rPr>
          <w:color w:val="000000"/>
        </w:rPr>
        <w:t>guardo</w:t>
      </w:r>
      <w:proofErr w:type="gramEnd"/>
      <w:r>
        <w:rPr>
          <w:color w:val="000000"/>
        </w:rPr>
        <w:t xml:space="preserve"> los valores de los inputs angulares a la variable “ </w:t>
      </w:r>
      <w:r w:rsidRPr="001D7D51">
        <w:rPr>
          <w:color w:val="00FF00"/>
        </w:rPr>
        <w:t>coordenadas</w:t>
      </w:r>
      <w:r>
        <w:rPr>
          <w:color w:val="000000"/>
        </w:rPr>
        <w:t xml:space="preserve"> ”</w:t>
      </w:r>
      <w:r w:rsidR="00085462">
        <w:rPr>
          <w:color w:val="000000"/>
        </w:rPr>
        <w:t xml:space="preserve"> </w:t>
      </w:r>
      <w:r w:rsidR="00085462">
        <w:rPr>
          <w:color w:val="000000"/>
        </w:rPr>
        <w:tab/>
      </w:r>
      <w:r w:rsidR="00085462" w:rsidRPr="00DD2F17">
        <w:rPr>
          <w:rFonts w:ascii="Arial" w:hAnsi="Arial" w:cs="Arial"/>
          <w:color w:val="FF0000"/>
          <w:lang w:eastAsia="ja-JP"/>
        </w:rPr>
        <w:t>▼</w:t>
      </w:r>
    </w:p>
    <w:p w:rsidR="00E5326E" w:rsidRDefault="00E5326E" w:rsidP="00E5326E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Asigno los valores a </w:t>
      </w:r>
      <w:proofErr w:type="gramStart"/>
      <w:r>
        <w:rPr>
          <w:color w:val="000000"/>
        </w:rPr>
        <w:t xml:space="preserve">“ </w:t>
      </w:r>
      <w:r>
        <w:rPr>
          <w:color w:val="00FF00"/>
        </w:rPr>
        <w:t>nuevo</w:t>
      </w:r>
      <w:proofErr w:type="gramEnd"/>
      <w:r>
        <w:rPr>
          <w:color w:val="00FF00"/>
        </w:rPr>
        <w:t xml:space="preserve"> punto </w:t>
      </w:r>
      <w:r>
        <w:rPr>
          <w:color w:val="000000"/>
        </w:rPr>
        <w:t>“  (</w:t>
      </w:r>
      <w:r w:rsidRPr="001D7D51">
        <w:rPr>
          <w:color w:val="000000"/>
        </w:rPr>
        <w:t>“</w:t>
      </w:r>
      <w:r w:rsidRPr="001D7D51">
        <w:rPr>
          <w:color w:val="00FF00"/>
        </w:rPr>
        <w:t xml:space="preserve"> nombre</w:t>
      </w:r>
      <w:r>
        <w:rPr>
          <w:color w:val="00FF00"/>
        </w:rPr>
        <w:t xml:space="preserve"> </w:t>
      </w:r>
      <w:r>
        <w:rPr>
          <w:color w:val="000000"/>
        </w:rPr>
        <w:t>”, ……,)</w:t>
      </w:r>
    </w:p>
    <w:p w:rsidR="00E5326E" w:rsidRDefault="00E5326E" w:rsidP="00E5326E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Salgo del </w:t>
      </w:r>
      <w:proofErr w:type="spellStart"/>
      <w:r w:rsidR="00085462">
        <w:rPr>
          <w:color w:val="000000"/>
        </w:rPr>
        <w:t>switch</w:t>
      </w:r>
      <w:proofErr w:type="spellEnd"/>
    </w:p>
    <w:p w:rsidR="00E5326E" w:rsidRDefault="00E5326E" w:rsidP="00E5326E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SI </w:t>
      </w:r>
      <w:proofErr w:type="gramStart"/>
      <w:r>
        <w:rPr>
          <w:color w:val="000000"/>
        </w:rPr>
        <w:t xml:space="preserve">“ </w:t>
      </w:r>
      <w:proofErr w:type="spellStart"/>
      <w:r>
        <w:rPr>
          <w:color w:val="00FF00"/>
        </w:rPr>
        <w:t>id</w:t>
      </w:r>
      <w:proofErr w:type="gramEnd"/>
      <w:r>
        <w:rPr>
          <w:color w:val="00FF00"/>
        </w:rPr>
        <w:t>_plan</w:t>
      </w:r>
      <w:proofErr w:type="spellEnd"/>
      <w:r>
        <w:rPr>
          <w:color w:val="00FF00"/>
        </w:rPr>
        <w:t xml:space="preserve"> </w:t>
      </w:r>
      <w:r>
        <w:rPr>
          <w:color w:val="000000"/>
        </w:rPr>
        <w:t>“ = ‘LIN’</w:t>
      </w:r>
    </w:p>
    <w:p w:rsidR="00E5326E" w:rsidRDefault="00E5326E" w:rsidP="00E5326E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proofErr w:type="gramStart"/>
      <w:r>
        <w:rPr>
          <w:color w:val="000000"/>
        </w:rPr>
        <w:t>guardo</w:t>
      </w:r>
      <w:proofErr w:type="gramEnd"/>
      <w:r>
        <w:rPr>
          <w:color w:val="000000"/>
        </w:rPr>
        <w:t xml:space="preserve"> los valores de los inputs cartesianos a la variable “ </w:t>
      </w:r>
      <w:r w:rsidRPr="001D7D51">
        <w:rPr>
          <w:color w:val="00FF00"/>
        </w:rPr>
        <w:t>coordenadas</w:t>
      </w:r>
      <w:r>
        <w:rPr>
          <w:color w:val="000000"/>
        </w:rPr>
        <w:t xml:space="preserve"> ”</w:t>
      </w:r>
      <w:r w:rsidR="00085462">
        <w:rPr>
          <w:color w:val="000000"/>
        </w:rPr>
        <w:tab/>
      </w:r>
      <w:r w:rsidR="00085462" w:rsidRPr="00DD2F17">
        <w:rPr>
          <w:rFonts w:ascii="Arial" w:hAnsi="Arial" w:cs="Arial"/>
          <w:color w:val="FF0000"/>
          <w:lang w:eastAsia="ja-JP"/>
        </w:rPr>
        <w:t>▼</w:t>
      </w:r>
    </w:p>
    <w:p w:rsidR="00E5326E" w:rsidRDefault="00E5326E" w:rsidP="00E5326E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Asigno los valores a “ </w:t>
      </w:r>
      <w:r>
        <w:rPr>
          <w:color w:val="00FF00"/>
        </w:rPr>
        <w:t xml:space="preserve">nuevo punto </w:t>
      </w:r>
      <w:r>
        <w:rPr>
          <w:color w:val="000000"/>
        </w:rPr>
        <w:t>“  (</w:t>
      </w:r>
      <w:r w:rsidRPr="001D7D51">
        <w:rPr>
          <w:color w:val="000000"/>
        </w:rPr>
        <w:t>“</w:t>
      </w:r>
      <w:r w:rsidRPr="001D7D51">
        <w:rPr>
          <w:color w:val="00FF00"/>
        </w:rPr>
        <w:t xml:space="preserve"> nombre</w:t>
      </w:r>
      <w:r>
        <w:rPr>
          <w:color w:val="00FF00"/>
        </w:rPr>
        <w:t xml:space="preserve"> </w:t>
      </w:r>
      <w:r>
        <w:rPr>
          <w:color w:val="000000"/>
        </w:rPr>
        <w:t>”, … , … , … , … )</w:t>
      </w:r>
    </w:p>
    <w:p w:rsidR="00E5326E" w:rsidRDefault="00E5326E" w:rsidP="00E5326E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Salgo del </w:t>
      </w:r>
      <w:proofErr w:type="spellStart"/>
      <w:r w:rsidR="00085462">
        <w:rPr>
          <w:color w:val="000000"/>
        </w:rPr>
        <w:t>switch</w:t>
      </w:r>
      <w:proofErr w:type="spellEnd"/>
    </w:p>
    <w:p w:rsidR="00E5326E" w:rsidRDefault="00E5326E" w:rsidP="00E5326E">
      <w:pPr>
        <w:spacing w:line="480" w:lineRule="auto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00"/>
        </w:rPr>
        <w:tab/>
        <w:t xml:space="preserve">SI </w:t>
      </w:r>
      <w:proofErr w:type="gramStart"/>
      <w:r>
        <w:rPr>
          <w:color w:val="000000"/>
        </w:rPr>
        <w:t xml:space="preserve">“ </w:t>
      </w:r>
      <w:proofErr w:type="spellStart"/>
      <w:r>
        <w:rPr>
          <w:color w:val="00FF00"/>
        </w:rPr>
        <w:t>id</w:t>
      </w:r>
      <w:proofErr w:type="gramEnd"/>
      <w:r>
        <w:rPr>
          <w:color w:val="00FF00"/>
        </w:rPr>
        <w:t>_plan</w:t>
      </w:r>
      <w:proofErr w:type="spellEnd"/>
      <w:r>
        <w:rPr>
          <w:color w:val="00FF00"/>
        </w:rPr>
        <w:t xml:space="preserve"> </w:t>
      </w:r>
      <w:r>
        <w:rPr>
          <w:color w:val="000000"/>
        </w:rPr>
        <w:t>“ = ‘CIRC’</w:t>
      </w:r>
    </w:p>
    <w:p w:rsidR="00E5326E" w:rsidRDefault="00E5326E" w:rsidP="00E5326E">
      <w:pPr>
        <w:spacing w:line="480" w:lineRule="auto"/>
        <w:rPr>
          <w:rFonts w:ascii="Arial" w:hAnsi="Arial" w:cs="Arial"/>
          <w:color w:val="FF0000"/>
          <w:lang w:eastAsia="ja-JP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="00085462">
        <w:rPr>
          <w:color w:val="000000"/>
        </w:rPr>
        <w:t>Guardo</w:t>
      </w:r>
      <w:r>
        <w:rPr>
          <w:color w:val="000000"/>
        </w:rPr>
        <w:t xml:space="preserve"> los valores de los inputs cartesianos a la variable </w:t>
      </w:r>
      <w:proofErr w:type="gramStart"/>
      <w:r>
        <w:rPr>
          <w:color w:val="000000"/>
        </w:rPr>
        <w:t xml:space="preserve">“ </w:t>
      </w:r>
      <w:r w:rsidRPr="001D7D51">
        <w:rPr>
          <w:color w:val="00FF00"/>
        </w:rPr>
        <w:t>coordenadas</w:t>
      </w:r>
      <w:proofErr w:type="gramEnd"/>
      <w:r>
        <w:rPr>
          <w:color w:val="000000"/>
        </w:rPr>
        <w:t xml:space="preserve"> ”</w:t>
      </w:r>
      <w:r w:rsidR="00085462">
        <w:rPr>
          <w:color w:val="000000"/>
        </w:rPr>
        <w:tab/>
      </w:r>
      <w:r w:rsidR="00085462" w:rsidRPr="00DD2F17">
        <w:rPr>
          <w:rFonts w:ascii="Arial" w:hAnsi="Arial" w:cs="Arial"/>
          <w:color w:val="FF0000"/>
          <w:lang w:eastAsia="ja-JP"/>
        </w:rPr>
        <w:t>▼</w:t>
      </w:r>
    </w:p>
    <w:p w:rsidR="00085462" w:rsidRPr="00085462" w:rsidRDefault="00085462" w:rsidP="00E5326E">
      <w:pPr>
        <w:spacing w:line="480" w:lineRule="auto"/>
        <w:rPr>
          <w:color w:val="000000"/>
        </w:rPr>
      </w:pPr>
      <w:r>
        <w:rPr>
          <w:rFonts w:ascii="Arial" w:hAnsi="Arial" w:cs="Arial"/>
          <w:color w:val="FF0000"/>
          <w:lang w:eastAsia="ja-JP"/>
        </w:rPr>
        <w:tab/>
      </w:r>
      <w:r>
        <w:rPr>
          <w:rFonts w:ascii="Arial" w:hAnsi="Arial" w:cs="Arial"/>
          <w:color w:val="FF0000"/>
          <w:lang w:eastAsia="ja-JP"/>
        </w:rPr>
        <w:tab/>
      </w:r>
      <w:r>
        <w:rPr>
          <w:rFonts w:ascii="Arial" w:hAnsi="Arial" w:cs="Arial"/>
          <w:color w:val="FF0000"/>
          <w:lang w:eastAsia="ja-JP"/>
        </w:rPr>
        <w:tab/>
      </w:r>
      <w:r>
        <w:rPr>
          <w:rFonts w:ascii="Arial" w:hAnsi="Arial" w:cs="Arial"/>
          <w:color w:val="FF0000"/>
          <w:lang w:eastAsia="ja-JP"/>
        </w:rPr>
        <w:tab/>
      </w:r>
      <w:r>
        <w:rPr>
          <w:color w:val="000000"/>
        </w:rPr>
        <w:t xml:space="preserve">Obtener valores de </w:t>
      </w:r>
      <w:proofErr w:type="spellStart"/>
      <w:r>
        <w:rPr>
          <w:color w:val="000000"/>
        </w:rPr>
        <w:t>imputs</w:t>
      </w:r>
      <w:proofErr w:type="spellEnd"/>
      <w:r>
        <w:rPr>
          <w:color w:val="000000"/>
        </w:rPr>
        <w:t xml:space="preserve"> de </w:t>
      </w:r>
      <w:proofErr w:type="gramStart"/>
      <w:r>
        <w:rPr>
          <w:color w:val="000000"/>
        </w:rPr>
        <w:t xml:space="preserve">“ </w:t>
      </w:r>
      <w:r>
        <w:rPr>
          <w:color w:val="00FF00"/>
        </w:rPr>
        <w:t>rad</w:t>
      </w:r>
      <w:proofErr w:type="gramEnd"/>
      <w:r>
        <w:rPr>
          <w:color w:val="00FF00"/>
        </w:rPr>
        <w:t xml:space="preserve"> </w:t>
      </w:r>
      <w:r>
        <w:rPr>
          <w:color w:val="000000"/>
        </w:rPr>
        <w:t>“</w:t>
      </w:r>
    </w:p>
    <w:p w:rsidR="00E5326E" w:rsidRDefault="00E5326E" w:rsidP="00E5326E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Asigno los valores a “ </w:t>
      </w:r>
      <w:r>
        <w:rPr>
          <w:color w:val="00FF00"/>
        </w:rPr>
        <w:t xml:space="preserve">nuevo punto </w:t>
      </w:r>
      <w:r>
        <w:rPr>
          <w:color w:val="000000"/>
        </w:rPr>
        <w:t>“  (</w:t>
      </w:r>
      <w:r w:rsidRPr="001D7D51">
        <w:rPr>
          <w:color w:val="000000"/>
        </w:rPr>
        <w:t>“</w:t>
      </w:r>
      <w:r w:rsidRPr="001D7D51">
        <w:rPr>
          <w:color w:val="00FF00"/>
        </w:rPr>
        <w:t xml:space="preserve"> nombre</w:t>
      </w:r>
      <w:r>
        <w:rPr>
          <w:color w:val="00FF00"/>
        </w:rPr>
        <w:t xml:space="preserve"> </w:t>
      </w:r>
      <w:r>
        <w:rPr>
          <w:color w:val="000000"/>
        </w:rPr>
        <w:t xml:space="preserve">”, … , … , … ,” </w:t>
      </w:r>
      <w:r>
        <w:rPr>
          <w:color w:val="00FF00"/>
        </w:rPr>
        <w:t xml:space="preserve">rad </w:t>
      </w:r>
      <w:r>
        <w:rPr>
          <w:color w:val="000000"/>
        </w:rPr>
        <w:t xml:space="preserve"> “</w:t>
      </w:r>
      <w:r w:rsidR="00AE0168">
        <w:rPr>
          <w:color w:val="000000"/>
        </w:rPr>
        <w:t>x</w:t>
      </w:r>
      <w:r>
        <w:rPr>
          <w:color w:val="000000"/>
        </w:rPr>
        <w:t xml:space="preserve"> … )</w:t>
      </w:r>
    </w:p>
    <w:p w:rsidR="00E5326E" w:rsidRDefault="00E5326E" w:rsidP="00E5326E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Salgo del </w:t>
      </w:r>
      <w:proofErr w:type="spellStart"/>
      <w:r w:rsidR="00085462">
        <w:rPr>
          <w:color w:val="000000"/>
        </w:rPr>
        <w:t>switch</w:t>
      </w:r>
      <w:proofErr w:type="spellEnd"/>
    </w:p>
    <w:p w:rsidR="00085462" w:rsidRDefault="00085462" w:rsidP="00E5326E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SINO coincide</w:t>
      </w:r>
      <w:r>
        <w:rPr>
          <w:color w:val="000000"/>
        </w:rPr>
        <w:tab/>
      </w:r>
    </w:p>
    <w:p w:rsidR="00085462" w:rsidRDefault="00085462" w:rsidP="00085462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Mostrar mensaje de error</w:t>
      </w:r>
    </w:p>
    <w:p w:rsidR="00085462" w:rsidRDefault="00085462" w:rsidP="00085462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Salgo del </w:t>
      </w:r>
      <w:proofErr w:type="spellStart"/>
      <w:r>
        <w:rPr>
          <w:color w:val="000000"/>
        </w:rPr>
        <w:t>switch</w:t>
      </w:r>
      <w:proofErr w:type="spellEnd"/>
    </w:p>
    <w:p w:rsidR="00085462" w:rsidRDefault="00085462" w:rsidP="00085462">
      <w:pPr>
        <w:spacing w:line="480" w:lineRule="auto"/>
        <w:rPr>
          <w:color w:val="000000"/>
        </w:rPr>
      </w:pPr>
      <w:r>
        <w:rPr>
          <w:color w:val="000000"/>
        </w:rPr>
        <w:tab/>
      </w:r>
      <w:r w:rsidR="00B45BAE">
        <w:rPr>
          <w:color w:val="000000"/>
        </w:rPr>
        <w:t>Colocar valores en la “nueva fila” (</w:t>
      </w:r>
      <w:proofErr w:type="spellStart"/>
      <w:r w:rsidR="00B45BAE">
        <w:rPr>
          <w:color w:val="000000"/>
        </w:rPr>
        <w:t>posición</w:t>
      </w:r>
      <w:proofErr w:type="gramStart"/>
      <w:r w:rsidR="00B45BAE">
        <w:rPr>
          <w:color w:val="000000"/>
        </w:rPr>
        <w:t>,nombre,coordenadas,velocida,aceleración,rad,id</w:t>
      </w:r>
      <w:proofErr w:type="gramEnd"/>
      <w:r w:rsidR="00B45BAE">
        <w:rPr>
          <w:color w:val="000000"/>
        </w:rPr>
        <w:t>_plan</w:t>
      </w:r>
      <w:proofErr w:type="spellEnd"/>
      <w:r w:rsidR="00B45BAE">
        <w:rPr>
          <w:color w:val="000000"/>
        </w:rPr>
        <w:t>)</w:t>
      </w:r>
    </w:p>
    <w:p w:rsidR="00B45BAE" w:rsidRDefault="00B45BAE" w:rsidP="00085462">
      <w:pPr>
        <w:spacing w:line="480" w:lineRule="auto"/>
        <w:rPr>
          <w:rFonts w:ascii="Arial" w:hAnsi="Arial" w:cs="Arial"/>
          <w:color w:val="FF0000"/>
        </w:rPr>
      </w:pPr>
      <w:r>
        <w:rPr>
          <w:color w:val="000000"/>
        </w:rPr>
        <w:tab/>
      </w:r>
      <w:r w:rsidR="00254AED">
        <w:rPr>
          <w:color w:val="FF0000"/>
        </w:rPr>
        <w:t>F</w:t>
      </w:r>
      <w:r w:rsidR="00254AED">
        <w:rPr>
          <w:color w:val="000000"/>
        </w:rPr>
        <w:t xml:space="preserve"> que se usa al cliquear en la fila creada (muestra los valores en los inputs)   </w:t>
      </w:r>
      <w:r w:rsidR="00254AED">
        <w:rPr>
          <w:color w:val="000000"/>
        </w:rPr>
        <w:tab/>
      </w:r>
      <w:r w:rsidR="00254AED">
        <w:rPr>
          <w:color w:val="000000"/>
        </w:rPr>
        <w:tab/>
      </w:r>
      <w:r w:rsidR="00254AED">
        <w:rPr>
          <w:color w:val="000000"/>
        </w:rPr>
        <w:tab/>
      </w:r>
      <w:r w:rsidR="00254AED" w:rsidRPr="00295F03">
        <w:rPr>
          <w:rFonts w:ascii="Arial" w:hAnsi="Arial" w:cs="Arial"/>
          <w:color w:val="FF0000"/>
        </w:rPr>
        <w:t>▲</w:t>
      </w:r>
    </w:p>
    <w:p w:rsidR="00254AED" w:rsidRDefault="00254AED" w:rsidP="00085462">
      <w:pPr>
        <w:spacing w:line="48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FF0000"/>
        </w:rPr>
        <w:tab/>
      </w:r>
      <w:r>
        <w:rPr>
          <w:rFonts w:ascii="Arial" w:hAnsi="Arial" w:cs="Arial"/>
          <w:color w:val="FF0000"/>
        </w:rPr>
        <w:tab/>
      </w:r>
      <w:r>
        <w:rPr>
          <w:rFonts w:ascii="Arial" w:hAnsi="Arial" w:cs="Arial"/>
          <w:color w:val="000000"/>
        </w:rPr>
        <w:t>Coloca en el input nombre el respectivo valor de la fila seleccionada</w:t>
      </w:r>
    </w:p>
    <w:p w:rsidR="00254AED" w:rsidRDefault="00254AED" w:rsidP="00085462">
      <w:pPr>
        <w:spacing w:line="480" w:lineRule="auto"/>
        <w:rPr>
          <w:rFonts w:cstheme="minorHAnsi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color w:val="000000"/>
        </w:rPr>
        <w:t xml:space="preserve">SI </w:t>
      </w:r>
      <w:proofErr w:type="gramStart"/>
      <w:r>
        <w:rPr>
          <w:rFonts w:cstheme="minorHAnsi"/>
          <w:color w:val="000000"/>
        </w:rPr>
        <w:t xml:space="preserve">“ </w:t>
      </w:r>
      <w:proofErr w:type="spellStart"/>
      <w:r w:rsidRPr="008A2D05">
        <w:rPr>
          <w:rFonts w:cstheme="minorHAnsi"/>
          <w:color w:val="00FF00"/>
        </w:rPr>
        <w:t>modo</w:t>
      </w:r>
      <w:proofErr w:type="gramEnd"/>
      <w:r w:rsidRPr="008A2D05">
        <w:rPr>
          <w:rFonts w:cstheme="minorHAnsi"/>
          <w:color w:val="00FF00"/>
        </w:rPr>
        <w:t>_funcionamiento</w:t>
      </w:r>
      <w:proofErr w:type="spellEnd"/>
      <w:r>
        <w:rPr>
          <w:rFonts w:cstheme="minorHAnsi"/>
          <w:color w:val="00FF00"/>
        </w:rPr>
        <w:t xml:space="preserve"> </w:t>
      </w:r>
      <w:r>
        <w:rPr>
          <w:rFonts w:cstheme="minorHAnsi"/>
          <w:color w:val="000000"/>
        </w:rPr>
        <w:t>” === 0</w:t>
      </w:r>
    </w:p>
    <w:p w:rsidR="00254AED" w:rsidRDefault="00254AED" w:rsidP="00085462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  <w:t>|</w:t>
      </w:r>
      <w:r>
        <w:rPr>
          <w:rFonts w:cstheme="minorHAnsi"/>
          <w:color w:val="000000"/>
        </w:rPr>
        <w:tab/>
        <w:t>Guardo en una constante los valores de las coordenadas de la fila</w:t>
      </w:r>
    </w:p>
    <w:p w:rsidR="00254AED" w:rsidRDefault="00254AED" w:rsidP="00085462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  <w:t>|</w:t>
      </w:r>
      <w:r>
        <w:rPr>
          <w:rFonts w:cstheme="minorHAnsi"/>
          <w:color w:val="000000"/>
        </w:rPr>
        <w:tab/>
        <w:t xml:space="preserve">Coloco estos valores en los </w:t>
      </w:r>
      <w:proofErr w:type="spellStart"/>
      <w:r>
        <w:rPr>
          <w:rFonts w:cstheme="minorHAnsi"/>
          <w:color w:val="000000"/>
        </w:rPr>
        <w:t>inpus</w:t>
      </w:r>
      <w:proofErr w:type="spellEnd"/>
      <w:r>
        <w:rPr>
          <w:rFonts w:cstheme="minorHAnsi"/>
          <w:color w:val="000000"/>
        </w:rPr>
        <w:t xml:space="preserve"> angulares</w:t>
      </w:r>
    </w:p>
    <w:p w:rsidR="00254AED" w:rsidRDefault="00254AED" w:rsidP="00085462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  <w:t>SINO</w:t>
      </w:r>
    </w:p>
    <w:p w:rsidR="00254AED" w:rsidRPr="00254AED" w:rsidRDefault="00254AED" w:rsidP="00085462">
      <w:pPr>
        <w:spacing w:line="480" w:lineRule="auto"/>
        <w:rPr>
          <w:rFonts w:cstheme="minorHAnsi"/>
          <w:b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proofErr w:type="gramStart"/>
      <w:r>
        <w:rPr>
          <w:rFonts w:cstheme="minorHAnsi"/>
          <w:color w:val="000000"/>
        </w:rPr>
        <w:t>Correr ”</w:t>
      </w:r>
      <w:proofErr w:type="gramEnd"/>
      <w:r>
        <w:rPr>
          <w:rFonts w:cstheme="minorHAnsi"/>
          <w:color w:val="000000"/>
        </w:rPr>
        <w:t xml:space="preserve"> </w:t>
      </w:r>
      <w:r w:rsidRPr="00980132">
        <w:rPr>
          <w:rFonts w:cstheme="minorHAnsi"/>
          <w:color w:val="FF0000"/>
        </w:rPr>
        <w:t xml:space="preserve">F </w:t>
      </w:r>
      <w:proofErr w:type="spellStart"/>
      <w:r>
        <w:rPr>
          <w:rFonts w:cstheme="minorHAnsi"/>
          <w:color w:val="000000"/>
        </w:rPr>
        <w:t>mostrarInformacion</w:t>
      </w:r>
      <w:proofErr w:type="spellEnd"/>
      <w:r>
        <w:rPr>
          <w:rFonts w:cstheme="minorHAnsi"/>
          <w:color w:val="000000"/>
        </w:rPr>
        <w:t xml:space="preserve"> (</w:t>
      </w:r>
      <w:r w:rsidR="001A3EE4">
        <w:rPr>
          <w:rFonts w:cstheme="minorHAnsi"/>
          <w:color w:val="000000"/>
        </w:rPr>
        <w:t xml:space="preserve">nombre del punto que </w:t>
      </w:r>
      <w:proofErr w:type="spellStart"/>
      <w:r w:rsidR="001A3EE4">
        <w:rPr>
          <w:rFonts w:cstheme="minorHAnsi"/>
          <w:color w:val="000000"/>
        </w:rPr>
        <w:t>esta</w:t>
      </w:r>
      <w:proofErr w:type="spellEnd"/>
      <w:r w:rsidR="001A3EE4">
        <w:rPr>
          <w:rFonts w:cstheme="minorHAnsi"/>
          <w:color w:val="000000"/>
        </w:rPr>
        <w:t xml:space="preserve"> en la fila</w:t>
      </w:r>
      <w:r>
        <w:rPr>
          <w:rFonts w:cstheme="minorHAnsi"/>
          <w:color w:val="000000"/>
        </w:rPr>
        <w:t xml:space="preserve"> )  “</w:t>
      </w:r>
    </w:p>
    <w:p w:rsidR="00E5326E" w:rsidRDefault="001A3EE4" w:rsidP="00E5326E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Asignar los valores de la fila a los inputs </w:t>
      </w:r>
      <w:proofErr w:type="gramStart"/>
      <w:r>
        <w:rPr>
          <w:color w:val="000000"/>
        </w:rPr>
        <w:t>“ velocidad</w:t>
      </w:r>
      <w:proofErr w:type="gramEnd"/>
      <w:r>
        <w:rPr>
          <w:color w:val="000000"/>
        </w:rPr>
        <w:t>”, y “aceleración”</w:t>
      </w:r>
    </w:p>
    <w:p w:rsidR="001A3EE4" w:rsidRDefault="001A3EE4" w:rsidP="00E5326E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Inhabilitar inputs  </w:t>
      </w:r>
      <w:proofErr w:type="gramStart"/>
      <w:r>
        <w:rPr>
          <w:color w:val="000000"/>
        </w:rPr>
        <w:t>“ velocidad</w:t>
      </w:r>
      <w:proofErr w:type="gramEnd"/>
      <w:r>
        <w:rPr>
          <w:color w:val="000000"/>
        </w:rPr>
        <w:t>”, y “aceleración”</w:t>
      </w:r>
    </w:p>
    <w:p w:rsidR="001A3EE4" w:rsidRDefault="001A3EE4" w:rsidP="00E5326E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SI el tipo de trayectoria es CIRC</w:t>
      </w:r>
    </w:p>
    <w:p w:rsidR="001A3EE4" w:rsidRDefault="001A3EE4" w:rsidP="00E5326E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 w:rsidRPr="001A3EE4">
        <w:t>|</w:t>
      </w:r>
      <w:r>
        <w:rPr>
          <w:color w:val="000000"/>
        </w:rPr>
        <w:tab/>
        <w:t xml:space="preserve">Agregar el valor de </w:t>
      </w:r>
      <w:proofErr w:type="gramStart"/>
      <w:r>
        <w:rPr>
          <w:color w:val="000000"/>
        </w:rPr>
        <w:t xml:space="preserve">“ </w:t>
      </w:r>
      <w:r>
        <w:rPr>
          <w:color w:val="00FF00"/>
        </w:rPr>
        <w:t>rad</w:t>
      </w:r>
      <w:proofErr w:type="gramEnd"/>
      <w:r>
        <w:rPr>
          <w:color w:val="00FF00"/>
        </w:rPr>
        <w:t xml:space="preserve"> </w:t>
      </w:r>
      <w:r>
        <w:rPr>
          <w:color w:val="000000"/>
        </w:rPr>
        <w:t>“ de la fila al input correspondiente</w:t>
      </w:r>
    </w:p>
    <w:p w:rsidR="001A3EE4" w:rsidRDefault="001A3EE4" w:rsidP="00E5326E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 w:rsidRPr="001A3EE4">
        <w:t>|</w:t>
      </w:r>
      <w:r>
        <w:rPr>
          <w:color w:val="000000"/>
        </w:rPr>
        <w:tab/>
        <w:t xml:space="preserve">Correr </w:t>
      </w:r>
      <w:proofErr w:type="gramStart"/>
      <w:r>
        <w:rPr>
          <w:color w:val="000000"/>
        </w:rPr>
        <w:t xml:space="preserve">“ </w:t>
      </w:r>
      <w:r>
        <w:rPr>
          <w:color w:val="FF0000"/>
        </w:rPr>
        <w:t>F</w:t>
      </w:r>
      <w:proofErr w:type="gramEnd"/>
      <w:r>
        <w:rPr>
          <w:color w:val="FF0000"/>
        </w:rPr>
        <w:t xml:space="preserve"> </w:t>
      </w:r>
      <w:r>
        <w:rPr>
          <w:color w:val="000000"/>
        </w:rPr>
        <w:t>CIRC()”</w:t>
      </w:r>
    </w:p>
    <w:p w:rsidR="001A3EE4" w:rsidRDefault="001A3EE4" w:rsidP="00E5326E">
      <w:pPr>
        <w:spacing w:line="480" w:lineRule="auto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  <w:t>SINO, SI el tipo de trayectoria es LIN</w:t>
      </w:r>
    </w:p>
    <w:p w:rsidR="001A3EE4" w:rsidRDefault="001A3EE4" w:rsidP="00E5326E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|</w:t>
      </w:r>
      <w:r>
        <w:rPr>
          <w:color w:val="000000"/>
        </w:rPr>
        <w:tab/>
        <w:t xml:space="preserve">Correr </w:t>
      </w:r>
      <w:proofErr w:type="gramStart"/>
      <w:r>
        <w:rPr>
          <w:color w:val="000000"/>
        </w:rPr>
        <w:t xml:space="preserve">“ </w:t>
      </w:r>
      <w:r>
        <w:rPr>
          <w:color w:val="FF0000"/>
        </w:rPr>
        <w:t>F</w:t>
      </w:r>
      <w:proofErr w:type="gramEnd"/>
      <w:r>
        <w:rPr>
          <w:color w:val="FF0000"/>
        </w:rPr>
        <w:t xml:space="preserve"> </w:t>
      </w:r>
      <w:r>
        <w:rPr>
          <w:color w:val="000000"/>
        </w:rPr>
        <w:t>LIN “</w:t>
      </w:r>
    </w:p>
    <w:p w:rsidR="001A3EE4" w:rsidRDefault="001A3EE4" w:rsidP="00E5326E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SINO, SI el tipo de trayectoria es PTP</w:t>
      </w:r>
    </w:p>
    <w:p w:rsidR="001A3EE4" w:rsidRDefault="001A3EE4" w:rsidP="00E5326E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|</w:t>
      </w:r>
      <w:r>
        <w:rPr>
          <w:color w:val="000000"/>
        </w:rPr>
        <w:tab/>
        <w:t xml:space="preserve">Correr </w:t>
      </w:r>
      <w:proofErr w:type="gramStart"/>
      <w:r>
        <w:rPr>
          <w:color w:val="000000"/>
        </w:rPr>
        <w:t xml:space="preserve">“ </w:t>
      </w:r>
      <w:r>
        <w:rPr>
          <w:color w:val="FF0000"/>
        </w:rPr>
        <w:t>F</w:t>
      </w:r>
      <w:proofErr w:type="gramEnd"/>
      <w:r>
        <w:rPr>
          <w:color w:val="FF0000"/>
        </w:rPr>
        <w:t xml:space="preserve"> </w:t>
      </w:r>
      <w:r>
        <w:rPr>
          <w:color w:val="000000"/>
        </w:rPr>
        <w:t>PTP “</w:t>
      </w:r>
    </w:p>
    <w:p w:rsidR="001A3EE4" w:rsidRDefault="001A3EE4" w:rsidP="00E5326E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SINO </w:t>
      </w:r>
    </w:p>
    <w:p w:rsidR="001A3EE4" w:rsidRDefault="001A3EE4" w:rsidP="00E5326E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Mostrar mensaje de error</w:t>
      </w:r>
    </w:p>
    <w:p w:rsidR="001A3EE4" w:rsidRDefault="001A3EE4" w:rsidP="00E5326E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 w:rsidR="00C82118" w:rsidRPr="00C82118">
        <w:rPr>
          <w:color w:val="000000"/>
        </w:rPr>
        <w:t>trayectoria_actual</w:t>
      </w:r>
      <w:proofErr w:type="spellEnd"/>
      <w:r w:rsidR="00C82118" w:rsidRPr="00C82118">
        <w:rPr>
          <w:color w:val="000000"/>
        </w:rPr>
        <w:t xml:space="preserve"> = [</w:t>
      </w:r>
      <w:proofErr w:type="spellStart"/>
      <w:r w:rsidR="00C82118" w:rsidRPr="00C82118">
        <w:rPr>
          <w:color w:val="000000"/>
        </w:rPr>
        <w:t>fila.rowIndex</w:t>
      </w:r>
      <w:proofErr w:type="spellEnd"/>
      <w:r w:rsidR="00C82118" w:rsidRPr="00C82118">
        <w:rPr>
          <w:color w:val="000000"/>
        </w:rPr>
        <w:t xml:space="preserve"> - 1];</w:t>
      </w:r>
      <w:r w:rsidR="00C82118">
        <w:rPr>
          <w:color w:val="000000"/>
        </w:rPr>
        <w:tab/>
      </w:r>
      <w:r w:rsidR="00C82118">
        <w:rPr>
          <w:color w:val="000000"/>
        </w:rPr>
        <w:tab/>
      </w:r>
      <w:r w:rsidR="00C82118">
        <w:rPr>
          <w:color w:val="000000"/>
        </w:rPr>
        <w:tab/>
      </w:r>
      <w:r w:rsidR="00C82118">
        <w:rPr>
          <w:color w:val="000000"/>
        </w:rPr>
        <w:tab/>
      </w:r>
      <w:r w:rsidR="00C82118">
        <w:rPr>
          <w:color w:val="000000"/>
        </w:rPr>
        <w:tab/>
      </w:r>
      <w:r w:rsidR="00C82118">
        <w:rPr>
          <w:color w:val="000000"/>
        </w:rPr>
        <w:tab/>
      </w:r>
      <w:r w:rsidR="00C82118">
        <w:rPr>
          <w:color w:val="000000"/>
        </w:rPr>
        <w:tab/>
      </w:r>
      <w:r w:rsidR="00C82118" w:rsidRPr="005E5AD0">
        <w:rPr>
          <w:rFonts w:ascii="Arial" w:hAnsi="Arial" w:cs="Arial"/>
          <w:color w:val="00FF00"/>
          <w:lang w:eastAsia="ja-JP"/>
        </w:rPr>
        <w:t>▲</w:t>
      </w:r>
    </w:p>
    <w:p w:rsidR="00C82118" w:rsidRDefault="00C82118" w:rsidP="00C82118">
      <w:pPr>
        <w:spacing w:line="480" w:lineRule="auto"/>
        <w:ind w:firstLine="708"/>
        <w:rPr>
          <w:rFonts w:cstheme="minorHAnsi"/>
          <w:color w:val="00FF00"/>
        </w:rPr>
      </w:pPr>
      <w:r>
        <w:rPr>
          <w:color w:val="000000"/>
        </w:rPr>
        <w:tab/>
      </w:r>
      <w:r w:rsidRPr="005E5AD0">
        <w:rPr>
          <w:rFonts w:cstheme="minorHAnsi"/>
          <w:color w:val="00FF00"/>
        </w:rPr>
        <w:t>Informo en consola o cuadro de mensajes</w:t>
      </w:r>
    </w:p>
    <w:p w:rsidR="00FA0356" w:rsidRPr="00732055" w:rsidRDefault="00C82118" w:rsidP="00FA0356">
      <w:pPr>
        <w:spacing w:line="480" w:lineRule="auto"/>
        <w:rPr>
          <w:rFonts w:ascii="Arial" w:hAnsi="Arial" w:cs="Arial"/>
          <w:color w:val="000000"/>
          <w:lang w:eastAsia="ja-JP"/>
        </w:rPr>
      </w:pPr>
      <w:r>
        <w:rPr>
          <w:color w:val="FF0000"/>
        </w:rPr>
        <w:t>F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agregar_</w:t>
      </w:r>
      <w:proofErr w:type="gramStart"/>
      <w:r>
        <w:rPr>
          <w:color w:val="000000"/>
        </w:rPr>
        <w:t>Punto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  <w:r w:rsidR="00FA0356">
        <w:rPr>
          <w:color w:val="000000"/>
        </w:rPr>
        <w:t xml:space="preserve">  647</w:t>
      </w:r>
      <w:r w:rsidR="00732055">
        <w:rPr>
          <w:color w:val="000000"/>
        </w:rPr>
        <w:tab/>
      </w:r>
      <w:r w:rsidR="00732055">
        <w:rPr>
          <w:color w:val="000000"/>
        </w:rPr>
        <w:tab/>
      </w:r>
      <w:r w:rsidR="00732055">
        <w:rPr>
          <w:color w:val="000000"/>
        </w:rPr>
        <w:tab/>
      </w:r>
      <w:r w:rsidR="00732055">
        <w:rPr>
          <w:color w:val="000000"/>
        </w:rPr>
        <w:tab/>
      </w:r>
      <w:r w:rsidR="00732055">
        <w:rPr>
          <w:color w:val="000000"/>
        </w:rPr>
        <w:tab/>
      </w:r>
      <w:r w:rsidR="00732055">
        <w:rPr>
          <w:color w:val="000000"/>
        </w:rPr>
        <w:tab/>
      </w:r>
      <w:r w:rsidR="00732055">
        <w:rPr>
          <w:color w:val="000000"/>
        </w:rPr>
        <w:tab/>
      </w:r>
      <w:r w:rsidR="00D702C2" w:rsidRPr="00F03C34">
        <w:rPr>
          <w:rFonts w:ascii="Arial" w:hAnsi="Arial" w:cs="Arial"/>
          <w:color w:val="0000FF"/>
        </w:rPr>
        <w:t>◄</w:t>
      </w:r>
      <w:r w:rsidR="00732055">
        <w:rPr>
          <w:rFonts w:ascii="Arial" w:hAnsi="Arial" w:cs="Arial"/>
          <w:color w:val="E36C0A" w:themeColor="accent6" w:themeShade="BF"/>
          <w:lang w:eastAsia="ja-JP"/>
        </w:rPr>
        <w:t xml:space="preserve">  </w:t>
      </w:r>
      <w:r w:rsidR="00732055" w:rsidRPr="00896C87">
        <w:rPr>
          <w:rFonts w:ascii="Arial" w:hAnsi="Arial" w:cs="Arial"/>
          <w:color w:val="000000"/>
          <w:highlight w:val="yellow"/>
          <w:lang w:eastAsia="ja-JP"/>
          <w14:textFill>
            <w14:solidFill>
              <w14:srgbClr w14:val="000000">
                <w14:lumMod w14:val="75000"/>
              </w14:srgbClr>
            </w14:solidFill>
          </w14:textFill>
        </w:rPr>
        <w:t>(analizar si es importante, ver función anterior</w:t>
      </w:r>
      <w:ins w:id="1" w:author="Diego" w:date="2025-04-09T19:52:00Z">
        <w:r w:rsidR="008C3FFF" w:rsidRPr="00896C87">
          <w:rPr>
            <w:rFonts w:ascii="Arial" w:hAnsi="Arial" w:cs="Arial"/>
            <w:color w:val="000000"/>
            <w:highlight w:val="yellow"/>
            <w:lang w:eastAsia="ja-JP"/>
            <w14:textFill>
              <w14:solidFill>
                <w14:srgbClr w14:val="000000">
                  <w14:lumMod w14:val="75000"/>
                </w14:srgbClr>
              </w14:solidFill>
            </w14:textFill>
          </w:rPr>
          <w:t>)</w:t>
        </w:r>
      </w:ins>
    </w:p>
    <w:p w:rsidR="00FA0356" w:rsidRDefault="00FA0356" w:rsidP="00FA0356">
      <w:pPr>
        <w:spacing w:line="480" w:lineRule="auto"/>
        <w:rPr>
          <w:color w:val="000000"/>
        </w:rPr>
      </w:pPr>
      <w:r>
        <w:rPr>
          <w:color w:val="000000"/>
        </w:rPr>
        <w:tab/>
        <w:t xml:space="preserve">Obtener valores de </w:t>
      </w:r>
      <w:proofErr w:type="spellStart"/>
      <w:r>
        <w:rPr>
          <w:color w:val="000000"/>
        </w:rPr>
        <w:t>imputs</w:t>
      </w:r>
      <w:proofErr w:type="spellEnd"/>
      <w:r>
        <w:rPr>
          <w:color w:val="000000"/>
        </w:rPr>
        <w:t xml:space="preserve"> de “velocidad” y “aceleración”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ascii="Arial" w:hAnsi="Arial" w:cs="Arial"/>
          <w:color w:val="FF0000"/>
        </w:rPr>
        <w:t>▼</w:t>
      </w:r>
    </w:p>
    <w:p w:rsidR="00FA0356" w:rsidRDefault="00FA0356" w:rsidP="00FA0356">
      <w:pPr>
        <w:spacing w:line="480" w:lineRule="auto"/>
        <w:rPr>
          <w:color w:val="000000"/>
        </w:rPr>
      </w:pPr>
      <w:r>
        <w:rPr>
          <w:color w:val="000000"/>
        </w:rPr>
        <w:tab/>
        <w:t>Crear variables para almacenar “nombre</w:t>
      </w:r>
      <w:proofErr w:type="gramStart"/>
      <w:r>
        <w:rPr>
          <w:color w:val="000000"/>
        </w:rPr>
        <w:t>” ,</w:t>
      </w:r>
      <w:proofErr w:type="gramEnd"/>
      <w:r>
        <w:rPr>
          <w:color w:val="000000"/>
        </w:rPr>
        <w:t xml:space="preserve"> “coordenadas” , “nuevo punto”,</w:t>
      </w:r>
    </w:p>
    <w:p w:rsidR="00FA0356" w:rsidRDefault="00FA0356" w:rsidP="00FA0356">
      <w:pPr>
        <w:spacing w:line="480" w:lineRule="auto"/>
        <w:rPr>
          <w:color w:val="000000"/>
        </w:rPr>
      </w:pPr>
      <w:r>
        <w:rPr>
          <w:color w:val="000000"/>
        </w:rPr>
        <w:tab/>
        <w:t>Asignar a variables par la tabla de la rutina “</w:t>
      </w:r>
      <w:r>
        <w:rPr>
          <w:color w:val="00FF00"/>
        </w:rPr>
        <w:t>serie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“ (</w:t>
      </w:r>
      <w:proofErr w:type="gramEnd"/>
      <w:r>
        <w:rPr>
          <w:color w:val="000000"/>
        </w:rPr>
        <w:t>489), para la nueva fila (490) y posición de las finas (492)</w:t>
      </w:r>
    </w:p>
    <w:p w:rsidR="00C53B25" w:rsidRPr="00015C39" w:rsidRDefault="00C53B25" w:rsidP="00C53B25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rFonts w:cstheme="minorHAnsi"/>
          <w:color w:val="000000"/>
        </w:rPr>
        <w:t xml:space="preserve">Aumentar contador </w:t>
      </w:r>
      <w:proofErr w:type="gramStart"/>
      <w:r>
        <w:rPr>
          <w:rFonts w:cstheme="minorHAnsi"/>
          <w:color w:val="000000"/>
        </w:rPr>
        <w:t xml:space="preserve">“ </w:t>
      </w:r>
      <w:proofErr w:type="spellStart"/>
      <w:r>
        <w:rPr>
          <w:rFonts w:cstheme="minorHAnsi"/>
          <w:color w:val="00FF00"/>
        </w:rPr>
        <w:t>contadorRutina</w:t>
      </w:r>
      <w:proofErr w:type="spellEnd"/>
      <w:proofErr w:type="gramEnd"/>
      <w:r>
        <w:rPr>
          <w:rFonts w:cstheme="minorHAnsi"/>
          <w:color w:val="00FF00"/>
        </w:rPr>
        <w:t xml:space="preserve"> </w:t>
      </w:r>
      <w:r>
        <w:rPr>
          <w:rFonts w:cstheme="minorHAnsi"/>
          <w:color w:val="000000"/>
        </w:rPr>
        <w:t>”</w:t>
      </w:r>
    </w:p>
    <w:p w:rsidR="00C53B25" w:rsidRDefault="00C53B25" w:rsidP="00C53B25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  <w:t>Crear nombre temporal (</w:t>
      </w:r>
      <w:proofErr w:type="spellStart"/>
      <w:r>
        <w:rPr>
          <w:rFonts w:cstheme="minorHAnsi"/>
          <w:color w:val="000000"/>
        </w:rPr>
        <w:t>rut</w:t>
      </w:r>
      <w:proofErr w:type="spellEnd"/>
      <w:r>
        <w:rPr>
          <w:rFonts w:cstheme="minorHAnsi"/>
          <w:color w:val="000000"/>
        </w:rPr>
        <w:t xml:space="preserve">” </w:t>
      </w:r>
      <w:proofErr w:type="spellStart"/>
      <w:r>
        <w:rPr>
          <w:rFonts w:cstheme="minorHAnsi"/>
          <w:color w:val="00FF00"/>
        </w:rPr>
        <w:t>contadorRutina</w:t>
      </w:r>
      <w:proofErr w:type="spellEnd"/>
      <w:r>
        <w:rPr>
          <w:rFonts w:cstheme="minorHAnsi"/>
          <w:color w:val="00FF00"/>
        </w:rPr>
        <w:t xml:space="preserve"> </w:t>
      </w:r>
      <w:proofErr w:type="gramStart"/>
      <w:r>
        <w:rPr>
          <w:rFonts w:cstheme="minorHAnsi"/>
          <w:color w:val="000000"/>
        </w:rPr>
        <w:t>“  (</w:t>
      </w:r>
      <w:proofErr w:type="gramEnd"/>
      <w:r>
        <w:rPr>
          <w:rFonts w:cstheme="minorHAnsi"/>
          <w:color w:val="000000"/>
        </w:rPr>
        <w:t>rut1-rut2,…)</w:t>
      </w:r>
    </w:p>
    <w:p w:rsidR="00C53B25" w:rsidRDefault="00C53B25" w:rsidP="00C53B25">
      <w:pPr>
        <w:spacing w:line="480" w:lineRule="auto"/>
        <w:rPr>
          <w:color w:val="000000"/>
        </w:rPr>
      </w:pPr>
      <w:r>
        <w:rPr>
          <w:rFonts w:cstheme="minorHAnsi"/>
          <w:color w:val="000000"/>
        </w:rPr>
        <w:tab/>
        <w:t>Asignar este nombre temporal a la variable</w:t>
      </w:r>
      <w:r w:rsidRPr="001D7D51">
        <w:rPr>
          <w:rFonts w:cstheme="minorHAnsi"/>
          <w:color w:val="000000"/>
        </w:rPr>
        <w:t xml:space="preserve"> </w:t>
      </w:r>
      <w:proofErr w:type="gramStart"/>
      <w:r w:rsidRPr="001D7D51">
        <w:rPr>
          <w:color w:val="000000"/>
        </w:rPr>
        <w:t>“</w:t>
      </w:r>
      <w:r w:rsidRPr="001D7D51">
        <w:rPr>
          <w:color w:val="00FF00"/>
        </w:rPr>
        <w:t xml:space="preserve"> nombre</w:t>
      </w:r>
      <w:proofErr w:type="gramEnd"/>
      <w:r>
        <w:rPr>
          <w:color w:val="00FF00"/>
        </w:rPr>
        <w:t xml:space="preserve"> </w:t>
      </w:r>
      <w:r>
        <w:rPr>
          <w:color w:val="000000"/>
        </w:rPr>
        <w:t xml:space="preserve">” </w:t>
      </w:r>
    </w:p>
    <w:p w:rsidR="00C53B25" w:rsidRDefault="00C53B25" w:rsidP="00C53B25">
      <w:pPr>
        <w:spacing w:line="480" w:lineRule="auto"/>
        <w:rPr>
          <w:color w:val="000000"/>
        </w:rPr>
      </w:pPr>
      <w:r>
        <w:rPr>
          <w:color w:val="000000"/>
        </w:rPr>
        <w:tab/>
        <w:t xml:space="preserve">Guardar los valores de los inputs angulares a la variable </w:t>
      </w:r>
      <w:proofErr w:type="gramStart"/>
      <w:r>
        <w:rPr>
          <w:color w:val="000000"/>
        </w:rPr>
        <w:t xml:space="preserve">“ </w:t>
      </w:r>
      <w:r w:rsidRPr="001D7D51">
        <w:rPr>
          <w:color w:val="00FF00"/>
        </w:rPr>
        <w:t>coordenadas</w:t>
      </w:r>
      <w:proofErr w:type="gramEnd"/>
      <w:r>
        <w:rPr>
          <w:color w:val="000000"/>
        </w:rPr>
        <w:t xml:space="preserve"> ”</w:t>
      </w:r>
    </w:p>
    <w:p w:rsidR="00C53B25" w:rsidRPr="001D7D51" w:rsidRDefault="00C53B25" w:rsidP="00C53B25">
      <w:pPr>
        <w:spacing w:line="480" w:lineRule="auto"/>
        <w:rPr>
          <w:rFonts w:cstheme="minorHAnsi"/>
          <w:color w:val="000000"/>
        </w:rPr>
      </w:pPr>
      <w:r>
        <w:rPr>
          <w:color w:val="000000"/>
        </w:rPr>
        <w:tab/>
        <w:t xml:space="preserve">Asignar los valores a </w:t>
      </w:r>
      <w:proofErr w:type="gramStart"/>
      <w:r>
        <w:rPr>
          <w:color w:val="000000"/>
        </w:rPr>
        <w:t xml:space="preserve">“ </w:t>
      </w:r>
      <w:r>
        <w:rPr>
          <w:color w:val="00FF00"/>
        </w:rPr>
        <w:t>nuevo</w:t>
      </w:r>
      <w:proofErr w:type="gramEnd"/>
      <w:r>
        <w:rPr>
          <w:color w:val="00FF00"/>
        </w:rPr>
        <w:t xml:space="preserve"> punto </w:t>
      </w:r>
      <w:r>
        <w:rPr>
          <w:color w:val="000000"/>
        </w:rPr>
        <w:t>“  (</w:t>
      </w:r>
      <w:r w:rsidRPr="001D7D51">
        <w:rPr>
          <w:color w:val="000000"/>
        </w:rPr>
        <w:t>“</w:t>
      </w:r>
      <w:r w:rsidRPr="001D7D51">
        <w:rPr>
          <w:color w:val="00FF00"/>
        </w:rPr>
        <w:t xml:space="preserve"> nombre</w:t>
      </w:r>
      <w:r>
        <w:rPr>
          <w:color w:val="00FF00"/>
        </w:rPr>
        <w:t xml:space="preserve"> </w:t>
      </w:r>
      <w:r>
        <w:rPr>
          <w:color w:val="000000"/>
        </w:rPr>
        <w:t xml:space="preserve">”, “ </w:t>
      </w:r>
      <w:r w:rsidRPr="001D7D51">
        <w:rPr>
          <w:color w:val="00FF00"/>
        </w:rPr>
        <w:t>coordenadas</w:t>
      </w:r>
      <w:r>
        <w:rPr>
          <w:color w:val="000000"/>
        </w:rPr>
        <w:t xml:space="preserve"> ”, “ </w:t>
      </w:r>
      <w:r w:rsidRPr="001D7D51">
        <w:rPr>
          <w:color w:val="00FF00"/>
        </w:rPr>
        <w:t>velocidad</w:t>
      </w:r>
      <w:r>
        <w:rPr>
          <w:color w:val="000000"/>
        </w:rPr>
        <w:t xml:space="preserve"> “, “ </w:t>
      </w:r>
      <w:r w:rsidRPr="001D7D51">
        <w:rPr>
          <w:color w:val="00FF00"/>
        </w:rPr>
        <w:t>aceleración</w:t>
      </w:r>
      <w:r>
        <w:rPr>
          <w:color w:val="000000"/>
        </w:rPr>
        <w:t xml:space="preserve"> “, “ </w:t>
      </w:r>
      <w:proofErr w:type="spellStart"/>
      <w:r>
        <w:rPr>
          <w:color w:val="00FF00"/>
        </w:rPr>
        <w:t>id_plan</w:t>
      </w:r>
      <w:proofErr w:type="spellEnd"/>
      <w:r>
        <w:rPr>
          <w:color w:val="00FF00"/>
        </w:rPr>
        <w:t xml:space="preserve"> </w:t>
      </w:r>
      <w:r>
        <w:rPr>
          <w:color w:val="000000"/>
        </w:rPr>
        <w:t>“)</w:t>
      </w:r>
    </w:p>
    <w:p w:rsidR="00C53B25" w:rsidRDefault="00C53B25" w:rsidP="00C53B25">
      <w:pPr>
        <w:spacing w:line="480" w:lineRule="auto"/>
        <w:rPr>
          <w:color w:val="000000"/>
        </w:rPr>
      </w:pPr>
      <w:r>
        <w:rPr>
          <w:rFonts w:cstheme="minorHAnsi"/>
          <w:color w:val="000000"/>
        </w:rPr>
        <w:tab/>
      </w:r>
      <w:r>
        <w:rPr>
          <w:color w:val="000000"/>
        </w:rPr>
        <w:t xml:space="preserve">Colocar valores en la “nueva fila” (posición, nombre, coordenadas, </w:t>
      </w:r>
      <w:proofErr w:type="spellStart"/>
      <w:r>
        <w:rPr>
          <w:color w:val="000000"/>
        </w:rPr>
        <w:t>velocida</w:t>
      </w:r>
      <w:proofErr w:type="spellEnd"/>
      <w:r>
        <w:rPr>
          <w:color w:val="000000"/>
        </w:rPr>
        <w:t xml:space="preserve">, aceleración, </w:t>
      </w:r>
      <w:proofErr w:type="spellStart"/>
      <w:r>
        <w:rPr>
          <w:color w:val="000000"/>
        </w:rPr>
        <w:t>rad</w:t>
      </w:r>
      <w:proofErr w:type="gramStart"/>
      <w:r>
        <w:rPr>
          <w:color w:val="000000"/>
        </w:rPr>
        <w:t>,id</w:t>
      </w:r>
      <w:proofErr w:type="gramEnd"/>
      <w:r>
        <w:rPr>
          <w:color w:val="000000"/>
        </w:rPr>
        <w:t>_plan</w:t>
      </w:r>
      <w:proofErr w:type="spellEnd"/>
      <w:r>
        <w:rPr>
          <w:color w:val="000000"/>
        </w:rPr>
        <w:t>)</w:t>
      </w:r>
    </w:p>
    <w:p w:rsidR="00C53B25" w:rsidRDefault="00C53B25" w:rsidP="00C53B25">
      <w:pPr>
        <w:spacing w:line="480" w:lineRule="auto"/>
        <w:rPr>
          <w:rFonts w:ascii="Arial" w:hAnsi="Arial" w:cs="Arial"/>
          <w:color w:val="FF0000"/>
        </w:rPr>
      </w:pPr>
      <w:r>
        <w:rPr>
          <w:color w:val="000000"/>
        </w:rPr>
        <w:tab/>
      </w:r>
      <w:r>
        <w:rPr>
          <w:color w:val="FF0000"/>
        </w:rPr>
        <w:t>F</w:t>
      </w:r>
      <w:r>
        <w:rPr>
          <w:color w:val="000000"/>
        </w:rPr>
        <w:t xml:space="preserve"> que se usa al cliquear en la fila creada (muestra los valores en los inputs)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ascii="Arial" w:hAnsi="Arial" w:cs="Arial"/>
          <w:color w:val="FF0000"/>
        </w:rPr>
        <w:t>▼</w:t>
      </w:r>
    </w:p>
    <w:p w:rsidR="00C53B25" w:rsidRDefault="00C53B25" w:rsidP="00C53B25">
      <w:pPr>
        <w:spacing w:line="48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FF0000"/>
        </w:rPr>
        <w:tab/>
      </w:r>
      <w:r>
        <w:rPr>
          <w:rFonts w:ascii="Arial" w:hAnsi="Arial" w:cs="Arial"/>
          <w:color w:val="FF0000"/>
        </w:rPr>
        <w:tab/>
      </w:r>
      <w:r>
        <w:rPr>
          <w:rFonts w:ascii="Arial" w:hAnsi="Arial" w:cs="Arial"/>
          <w:color w:val="000000"/>
        </w:rPr>
        <w:t>Coloca en el input nombre el respectivo valor de la fila seleccionada</w:t>
      </w:r>
    </w:p>
    <w:p w:rsidR="00C53B25" w:rsidRDefault="00C53B25" w:rsidP="00C53B25">
      <w:pPr>
        <w:spacing w:line="480" w:lineRule="auto"/>
        <w:rPr>
          <w:rFonts w:cstheme="minorHAnsi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color w:val="000000"/>
        </w:rPr>
        <w:t xml:space="preserve">SI </w:t>
      </w:r>
      <w:proofErr w:type="gramStart"/>
      <w:r>
        <w:rPr>
          <w:rFonts w:cstheme="minorHAnsi"/>
          <w:color w:val="000000"/>
        </w:rPr>
        <w:t xml:space="preserve">“ </w:t>
      </w:r>
      <w:proofErr w:type="spellStart"/>
      <w:r w:rsidRPr="008A2D05">
        <w:rPr>
          <w:rFonts w:cstheme="minorHAnsi"/>
          <w:color w:val="00FF00"/>
        </w:rPr>
        <w:t>modo</w:t>
      </w:r>
      <w:proofErr w:type="gramEnd"/>
      <w:r w:rsidRPr="008A2D05">
        <w:rPr>
          <w:rFonts w:cstheme="minorHAnsi"/>
          <w:color w:val="00FF00"/>
        </w:rPr>
        <w:t>_funcionamiento</w:t>
      </w:r>
      <w:proofErr w:type="spellEnd"/>
      <w:r>
        <w:rPr>
          <w:rFonts w:cstheme="minorHAnsi"/>
          <w:color w:val="00FF00"/>
        </w:rPr>
        <w:t xml:space="preserve"> </w:t>
      </w:r>
      <w:r>
        <w:rPr>
          <w:rFonts w:cstheme="minorHAnsi"/>
          <w:color w:val="000000"/>
        </w:rPr>
        <w:t>” === 0</w:t>
      </w:r>
    </w:p>
    <w:p w:rsidR="00C53B25" w:rsidRDefault="00C53B25" w:rsidP="00C53B25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lastRenderedPageBreak/>
        <w:tab/>
      </w:r>
      <w:r>
        <w:rPr>
          <w:rFonts w:cstheme="minorHAnsi"/>
          <w:color w:val="000000"/>
        </w:rPr>
        <w:tab/>
        <w:t>|</w:t>
      </w:r>
      <w:r>
        <w:rPr>
          <w:rFonts w:cstheme="minorHAnsi"/>
          <w:color w:val="000000"/>
        </w:rPr>
        <w:tab/>
        <w:t>Guardo en una constante los valores de las coordenadas de la fila</w:t>
      </w:r>
    </w:p>
    <w:p w:rsidR="00C53B25" w:rsidRDefault="00C53B25" w:rsidP="00C53B25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  <w:t>|</w:t>
      </w:r>
      <w:r>
        <w:rPr>
          <w:rFonts w:cstheme="minorHAnsi"/>
          <w:color w:val="000000"/>
        </w:rPr>
        <w:tab/>
        <w:t xml:space="preserve">Coloco estos valores en los </w:t>
      </w:r>
      <w:proofErr w:type="spellStart"/>
      <w:r>
        <w:rPr>
          <w:rFonts w:cstheme="minorHAnsi"/>
          <w:color w:val="000000"/>
        </w:rPr>
        <w:t>inpus</w:t>
      </w:r>
      <w:proofErr w:type="spellEnd"/>
      <w:r>
        <w:rPr>
          <w:rFonts w:cstheme="minorHAnsi"/>
          <w:color w:val="000000"/>
        </w:rPr>
        <w:t xml:space="preserve"> angulares</w:t>
      </w:r>
    </w:p>
    <w:p w:rsidR="00C53B25" w:rsidRDefault="00C53B25" w:rsidP="00C53B25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  <w:t>SINO</w:t>
      </w:r>
    </w:p>
    <w:p w:rsidR="00732055" w:rsidRPr="00254AED" w:rsidRDefault="00C53B25" w:rsidP="00732055">
      <w:pPr>
        <w:spacing w:line="480" w:lineRule="auto"/>
        <w:rPr>
          <w:rFonts w:cstheme="minorHAnsi"/>
          <w:b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proofErr w:type="gramStart"/>
      <w:r>
        <w:rPr>
          <w:rFonts w:cstheme="minorHAnsi"/>
          <w:color w:val="000000"/>
        </w:rPr>
        <w:t>Correr ”</w:t>
      </w:r>
      <w:proofErr w:type="gramEnd"/>
      <w:r>
        <w:rPr>
          <w:rFonts w:cstheme="minorHAnsi"/>
          <w:color w:val="000000"/>
        </w:rPr>
        <w:t xml:space="preserve"> </w:t>
      </w:r>
      <w:r w:rsidRPr="00980132">
        <w:rPr>
          <w:rFonts w:cstheme="minorHAnsi"/>
          <w:color w:val="FF0000"/>
        </w:rPr>
        <w:t xml:space="preserve">F </w:t>
      </w:r>
      <w:proofErr w:type="spellStart"/>
      <w:r>
        <w:rPr>
          <w:rFonts w:cstheme="minorHAnsi"/>
          <w:color w:val="000000"/>
        </w:rPr>
        <w:t>mostrarInformacion</w:t>
      </w:r>
      <w:proofErr w:type="spellEnd"/>
      <w:r>
        <w:rPr>
          <w:rFonts w:cstheme="minorHAnsi"/>
          <w:color w:val="000000"/>
        </w:rPr>
        <w:t xml:space="preserve"> (nombre del punto que </w:t>
      </w:r>
      <w:proofErr w:type="spellStart"/>
      <w:r>
        <w:rPr>
          <w:rFonts w:cstheme="minorHAnsi"/>
          <w:color w:val="000000"/>
        </w:rPr>
        <w:t>esta</w:t>
      </w:r>
      <w:proofErr w:type="spellEnd"/>
      <w:r>
        <w:rPr>
          <w:rFonts w:cstheme="minorHAnsi"/>
          <w:color w:val="000000"/>
        </w:rPr>
        <w:t xml:space="preserve"> en la fila )  “</w:t>
      </w:r>
    </w:p>
    <w:p w:rsidR="00732055" w:rsidRDefault="00732055" w:rsidP="00732055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Asignar los valores de la fila a los inputs </w:t>
      </w:r>
      <w:proofErr w:type="gramStart"/>
      <w:r>
        <w:rPr>
          <w:color w:val="000000"/>
        </w:rPr>
        <w:t>“ velocidad</w:t>
      </w:r>
      <w:proofErr w:type="gramEnd"/>
      <w:r>
        <w:rPr>
          <w:color w:val="000000"/>
        </w:rPr>
        <w:t>”, y “aceleración”</w:t>
      </w:r>
    </w:p>
    <w:p w:rsidR="00732055" w:rsidRDefault="00732055" w:rsidP="00732055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Inhabilitar inputs  </w:t>
      </w:r>
      <w:proofErr w:type="gramStart"/>
      <w:r>
        <w:rPr>
          <w:color w:val="000000"/>
        </w:rPr>
        <w:t>“ velocidad</w:t>
      </w:r>
      <w:proofErr w:type="gramEnd"/>
      <w:r>
        <w:rPr>
          <w:color w:val="000000"/>
        </w:rPr>
        <w:t>”, y “aceleración”</w:t>
      </w:r>
    </w:p>
    <w:p w:rsidR="00732055" w:rsidRDefault="00732055" w:rsidP="00732055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SI el tipo de trayectoria es CIRC</w:t>
      </w:r>
    </w:p>
    <w:p w:rsidR="00732055" w:rsidRDefault="00732055" w:rsidP="00732055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 w:rsidRPr="001A3EE4">
        <w:t>|</w:t>
      </w:r>
      <w:r>
        <w:rPr>
          <w:color w:val="000000"/>
        </w:rPr>
        <w:tab/>
        <w:t xml:space="preserve">Agregar el valor de </w:t>
      </w:r>
      <w:proofErr w:type="gramStart"/>
      <w:r>
        <w:rPr>
          <w:color w:val="000000"/>
        </w:rPr>
        <w:t xml:space="preserve">“ </w:t>
      </w:r>
      <w:r>
        <w:rPr>
          <w:color w:val="00FF00"/>
        </w:rPr>
        <w:t>rad</w:t>
      </w:r>
      <w:proofErr w:type="gramEnd"/>
      <w:r>
        <w:rPr>
          <w:color w:val="00FF00"/>
        </w:rPr>
        <w:t xml:space="preserve"> </w:t>
      </w:r>
      <w:r>
        <w:rPr>
          <w:color w:val="000000"/>
        </w:rPr>
        <w:t>“ de la fila al input correspondiente</w:t>
      </w:r>
    </w:p>
    <w:p w:rsidR="00732055" w:rsidRDefault="00732055" w:rsidP="00732055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 w:rsidRPr="001A3EE4">
        <w:t>|</w:t>
      </w:r>
      <w:r>
        <w:rPr>
          <w:color w:val="000000"/>
        </w:rPr>
        <w:tab/>
        <w:t xml:space="preserve">Correr </w:t>
      </w:r>
      <w:proofErr w:type="gramStart"/>
      <w:r>
        <w:rPr>
          <w:color w:val="000000"/>
        </w:rPr>
        <w:t xml:space="preserve">“ </w:t>
      </w:r>
      <w:r>
        <w:rPr>
          <w:color w:val="FF0000"/>
        </w:rPr>
        <w:t>F</w:t>
      </w:r>
      <w:proofErr w:type="gramEnd"/>
      <w:r>
        <w:rPr>
          <w:color w:val="FF0000"/>
        </w:rPr>
        <w:t xml:space="preserve"> </w:t>
      </w:r>
      <w:r>
        <w:rPr>
          <w:color w:val="000000"/>
        </w:rPr>
        <w:t>CIRC()”</w:t>
      </w:r>
    </w:p>
    <w:p w:rsidR="00732055" w:rsidRDefault="00732055" w:rsidP="00732055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SINO, SI el tipo de trayectoria es LIN</w:t>
      </w:r>
    </w:p>
    <w:p w:rsidR="00732055" w:rsidRDefault="00732055" w:rsidP="00732055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|</w:t>
      </w:r>
      <w:r>
        <w:rPr>
          <w:color w:val="000000"/>
        </w:rPr>
        <w:tab/>
        <w:t xml:space="preserve">Correr </w:t>
      </w:r>
      <w:proofErr w:type="gramStart"/>
      <w:r>
        <w:rPr>
          <w:color w:val="000000"/>
        </w:rPr>
        <w:t xml:space="preserve">“ </w:t>
      </w:r>
      <w:r>
        <w:rPr>
          <w:color w:val="FF0000"/>
        </w:rPr>
        <w:t>F</w:t>
      </w:r>
      <w:proofErr w:type="gramEnd"/>
      <w:r>
        <w:rPr>
          <w:color w:val="FF0000"/>
        </w:rPr>
        <w:t xml:space="preserve"> </w:t>
      </w:r>
      <w:r>
        <w:rPr>
          <w:color w:val="000000"/>
        </w:rPr>
        <w:t>LIN “</w:t>
      </w:r>
    </w:p>
    <w:p w:rsidR="00732055" w:rsidRDefault="00732055" w:rsidP="00732055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SINO, SI el tipo de trayectoria es PTP</w:t>
      </w:r>
    </w:p>
    <w:p w:rsidR="00732055" w:rsidRDefault="00732055" w:rsidP="00732055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|</w:t>
      </w:r>
      <w:r>
        <w:rPr>
          <w:color w:val="000000"/>
        </w:rPr>
        <w:tab/>
        <w:t xml:space="preserve">Correr </w:t>
      </w:r>
      <w:proofErr w:type="gramStart"/>
      <w:r>
        <w:rPr>
          <w:color w:val="000000"/>
        </w:rPr>
        <w:t xml:space="preserve">“ </w:t>
      </w:r>
      <w:r>
        <w:rPr>
          <w:color w:val="FF0000"/>
        </w:rPr>
        <w:t>F</w:t>
      </w:r>
      <w:proofErr w:type="gramEnd"/>
      <w:r>
        <w:rPr>
          <w:color w:val="FF0000"/>
        </w:rPr>
        <w:t xml:space="preserve"> </w:t>
      </w:r>
      <w:r>
        <w:rPr>
          <w:color w:val="000000"/>
        </w:rPr>
        <w:t>PTP “</w:t>
      </w:r>
    </w:p>
    <w:p w:rsidR="00732055" w:rsidRDefault="00732055" w:rsidP="00732055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SINO </w:t>
      </w:r>
    </w:p>
    <w:p w:rsidR="00732055" w:rsidRDefault="00732055" w:rsidP="00732055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Mostrar mensaje de error</w:t>
      </w:r>
    </w:p>
    <w:p w:rsidR="00732055" w:rsidRDefault="00732055" w:rsidP="00732055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 w:rsidRPr="00C82118">
        <w:rPr>
          <w:color w:val="000000"/>
        </w:rPr>
        <w:t>trayectoria_actual</w:t>
      </w:r>
      <w:proofErr w:type="spellEnd"/>
      <w:r w:rsidRPr="00C82118">
        <w:rPr>
          <w:color w:val="000000"/>
        </w:rPr>
        <w:t xml:space="preserve"> = [</w:t>
      </w:r>
      <w:proofErr w:type="spellStart"/>
      <w:r w:rsidRPr="00C82118">
        <w:rPr>
          <w:color w:val="000000"/>
        </w:rPr>
        <w:t>fila.rowIndex</w:t>
      </w:r>
      <w:proofErr w:type="spellEnd"/>
      <w:r w:rsidRPr="00C82118">
        <w:rPr>
          <w:color w:val="000000"/>
        </w:rPr>
        <w:t xml:space="preserve"> - 1];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Pr="005E5AD0">
        <w:rPr>
          <w:rFonts w:ascii="Arial" w:hAnsi="Arial" w:cs="Arial"/>
          <w:color w:val="00FF00"/>
          <w:lang w:eastAsia="ja-JP"/>
        </w:rPr>
        <w:t>▲</w:t>
      </w:r>
    </w:p>
    <w:p w:rsidR="00732055" w:rsidRDefault="00732055" w:rsidP="00732055">
      <w:pPr>
        <w:spacing w:line="480" w:lineRule="auto"/>
        <w:ind w:firstLine="708"/>
        <w:rPr>
          <w:rFonts w:cstheme="minorHAnsi"/>
          <w:color w:val="00FF00"/>
        </w:rPr>
      </w:pPr>
      <w:r>
        <w:rPr>
          <w:color w:val="000000"/>
        </w:rPr>
        <w:tab/>
      </w:r>
      <w:r w:rsidRPr="005E5AD0">
        <w:rPr>
          <w:rFonts w:cstheme="minorHAnsi"/>
          <w:color w:val="00FF00"/>
        </w:rPr>
        <w:t>Informo en consola o cuadro de mensajes</w:t>
      </w:r>
    </w:p>
    <w:p w:rsidR="00C53B25" w:rsidRPr="00254AED" w:rsidRDefault="00C53B25" w:rsidP="00C53B25">
      <w:pPr>
        <w:spacing w:line="480" w:lineRule="auto"/>
        <w:rPr>
          <w:rFonts w:cstheme="minorHAnsi"/>
          <w:b/>
          <w:color w:val="000000"/>
        </w:rPr>
      </w:pPr>
    </w:p>
    <w:p w:rsidR="00FA0356" w:rsidRDefault="008C3FFF" w:rsidP="008C3FFF">
      <w:pPr>
        <w:spacing w:line="480" w:lineRule="auto"/>
        <w:ind w:left="708" w:hanging="708"/>
        <w:rPr>
          <w:color w:val="000000"/>
        </w:rPr>
      </w:pPr>
      <w:r w:rsidRPr="008C3FFF">
        <w:rPr>
          <w:color w:val="FF0000"/>
        </w:rPr>
        <w:t>F</w:t>
      </w:r>
      <w:r>
        <w:rPr>
          <w:color w:val="FF0000"/>
        </w:rPr>
        <w:t xml:space="preserve"> </w:t>
      </w:r>
      <w:proofErr w:type="spellStart"/>
      <w:proofErr w:type="gramStart"/>
      <w:r>
        <w:rPr>
          <w:color w:val="000000"/>
        </w:rPr>
        <w:t>eliminarInformacion</w:t>
      </w:r>
      <w:proofErr w:type="spellEnd"/>
      <w:r>
        <w:rPr>
          <w:color w:val="000000"/>
        </w:rPr>
        <w:t>()</w:t>
      </w:r>
      <w:proofErr w:type="gramEnd"/>
    </w:p>
    <w:p w:rsidR="008C3FFF" w:rsidRDefault="008C3FFF" w:rsidP="008C3FFF">
      <w:pPr>
        <w:spacing w:line="480" w:lineRule="auto"/>
        <w:ind w:left="708" w:hanging="708"/>
      </w:pPr>
      <w:r>
        <w:rPr>
          <w:color w:val="FF0000"/>
        </w:rPr>
        <w:tab/>
      </w:r>
      <w:r w:rsidR="00553C73">
        <w:t xml:space="preserve">Verifica si hay una fila seleccionada. Si no hay, </w:t>
      </w:r>
      <w:r w:rsidR="00553C73" w:rsidRPr="00B33417">
        <w:rPr>
          <w:rStyle w:val="Textoennegrita"/>
          <w:b w:val="0"/>
        </w:rPr>
        <w:t>termina la función</w:t>
      </w:r>
      <w:r w:rsidR="00553C73">
        <w:t xml:space="preserve"> y muestra un mensaje en consola (796 a 799)</w:t>
      </w:r>
    </w:p>
    <w:p w:rsidR="00553C73" w:rsidRDefault="00553C73" w:rsidP="008C3FFF">
      <w:pPr>
        <w:spacing w:line="480" w:lineRule="auto"/>
        <w:ind w:left="708" w:hanging="708"/>
      </w:pPr>
      <w:r>
        <w:tab/>
      </w:r>
      <w:r w:rsidR="00BD1F24">
        <w:t>Coloco en una variable el índice de la fila seleccionada</w:t>
      </w:r>
    </w:p>
    <w:p w:rsidR="00B33417" w:rsidRPr="00B33417" w:rsidRDefault="00B33417" w:rsidP="008C3FFF">
      <w:pPr>
        <w:spacing w:line="480" w:lineRule="auto"/>
        <w:ind w:left="708" w:hanging="708"/>
        <w:rPr>
          <w:color w:val="000000"/>
        </w:rPr>
      </w:pPr>
      <w:r>
        <w:lastRenderedPageBreak/>
        <w:tab/>
        <w:t xml:space="preserve">Coloco en una variable la tabla de la rutina </w:t>
      </w:r>
      <w:proofErr w:type="gramStart"/>
      <w:r>
        <w:t>“</w:t>
      </w:r>
      <w:r>
        <w:rPr>
          <w:color w:val="00FF00"/>
        </w:rPr>
        <w:t xml:space="preserve"> serie</w:t>
      </w:r>
      <w:proofErr w:type="gramEnd"/>
      <w:r>
        <w:rPr>
          <w:color w:val="00FF00"/>
        </w:rPr>
        <w:t xml:space="preserve"> </w:t>
      </w:r>
      <w:r>
        <w:rPr>
          <w:color w:val="000000"/>
        </w:rPr>
        <w:t>“</w:t>
      </w:r>
    </w:p>
    <w:p w:rsidR="001A3EE4" w:rsidRDefault="00B33417" w:rsidP="00E5326E">
      <w:pPr>
        <w:spacing w:line="480" w:lineRule="auto"/>
        <w:rPr>
          <w:color w:val="000000"/>
        </w:rPr>
      </w:pPr>
      <w:r>
        <w:rPr>
          <w:color w:val="000000"/>
        </w:rPr>
        <w:tab/>
        <w:t>ELIMINO la fila seleccionada (usando el índice)</w:t>
      </w:r>
    </w:p>
    <w:p w:rsidR="00B33417" w:rsidRDefault="00B33417" w:rsidP="00E5326E">
      <w:pPr>
        <w:spacing w:line="480" w:lineRule="auto"/>
        <w:rPr>
          <w:color w:val="000000"/>
        </w:rPr>
      </w:pPr>
      <w:r>
        <w:rPr>
          <w:color w:val="000000"/>
        </w:rPr>
        <w:tab/>
      </w:r>
      <w:r w:rsidRPr="00B33417">
        <w:rPr>
          <w:color w:val="000000"/>
        </w:rPr>
        <w:t>Eliminar el valor correspondiente en "</w:t>
      </w:r>
      <w:r>
        <w:rPr>
          <w:color w:val="000000"/>
        </w:rPr>
        <w:t xml:space="preserve"> </w:t>
      </w:r>
      <w:proofErr w:type="spellStart"/>
      <w:r w:rsidRPr="00B33417">
        <w:rPr>
          <w:color w:val="00FF00"/>
        </w:rPr>
        <w:t>rutina_</w:t>
      </w:r>
      <w:proofErr w:type="gramStart"/>
      <w:r w:rsidRPr="00B33417">
        <w:rPr>
          <w:color w:val="00FF00"/>
        </w:rPr>
        <w:t>actual</w:t>
      </w:r>
      <w:proofErr w:type="spellEnd"/>
      <w:r>
        <w:rPr>
          <w:color w:val="000000"/>
        </w:rPr>
        <w:t xml:space="preserve"> </w:t>
      </w:r>
      <w:r w:rsidRPr="00B33417">
        <w:rPr>
          <w:color w:val="000000"/>
        </w:rPr>
        <w:t>"</w:t>
      </w:r>
      <w:proofErr w:type="gramEnd"/>
    </w:p>
    <w:p w:rsidR="00B33417" w:rsidRDefault="00B33417" w:rsidP="00E5326E">
      <w:pPr>
        <w:spacing w:line="480" w:lineRule="auto"/>
        <w:rPr>
          <w:color w:val="000000"/>
        </w:rPr>
      </w:pPr>
      <w:r>
        <w:rPr>
          <w:color w:val="000000"/>
        </w:rPr>
        <w:tab/>
        <w:t xml:space="preserve">Vacío la variable </w:t>
      </w:r>
      <w:proofErr w:type="gramStart"/>
      <w:r>
        <w:rPr>
          <w:color w:val="000000"/>
        </w:rPr>
        <w:t xml:space="preserve">“ </w:t>
      </w:r>
      <w:proofErr w:type="spellStart"/>
      <w:r w:rsidRPr="00B33417">
        <w:rPr>
          <w:color w:val="00FF00"/>
        </w:rPr>
        <w:t>trayectoria</w:t>
      </w:r>
      <w:proofErr w:type="gramEnd"/>
      <w:r w:rsidRPr="00B33417">
        <w:rPr>
          <w:color w:val="00FF00"/>
        </w:rPr>
        <w:t>_actual</w:t>
      </w:r>
      <w:proofErr w:type="spellEnd"/>
      <w:r>
        <w:rPr>
          <w:color w:val="00FF00"/>
        </w:rPr>
        <w:t xml:space="preserve"> </w:t>
      </w:r>
      <w:r>
        <w:rPr>
          <w:color w:val="000000"/>
        </w:rPr>
        <w:t>“</w:t>
      </w:r>
    </w:p>
    <w:p w:rsidR="00B33417" w:rsidRDefault="00B33417" w:rsidP="00E5326E">
      <w:pPr>
        <w:spacing w:line="480" w:lineRule="auto"/>
        <w:rPr>
          <w:color w:val="000000"/>
        </w:rPr>
      </w:pPr>
      <w:r>
        <w:rPr>
          <w:color w:val="000000"/>
        </w:rPr>
        <w:tab/>
        <w:t xml:space="preserve">CORRER </w:t>
      </w:r>
      <w:proofErr w:type="gramStart"/>
      <w:r>
        <w:rPr>
          <w:color w:val="000000"/>
        </w:rPr>
        <w:t xml:space="preserve">“ </w:t>
      </w:r>
      <w:r>
        <w:rPr>
          <w:color w:val="FF0000"/>
        </w:rPr>
        <w:t>F</w:t>
      </w:r>
      <w:proofErr w:type="gramEnd"/>
      <w:r>
        <w:rPr>
          <w:color w:val="FF0000"/>
        </w:rPr>
        <w:t xml:space="preserve"> </w:t>
      </w:r>
      <w:proofErr w:type="spellStart"/>
      <w:r>
        <w:rPr>
          <w:color w:val="000000"/>
        </w:rPr>
        <w:t>actualizarPosiciones</w:t>
      </w:r>
      <w:proofErr w:type="spellEnd"/>
      <w:r>
        <w:rPr>
          <w:color w:val="000000"/>
        </w:rPr>
        <w:t>() “</w:t>
      </w:r>
    </w:p>
    <w:p w:rsidR="00B33417" w:rsidRDefault="00B33417" w:rsidP="00B33417">
      <w:pPr>
        <w:spacing w:line="480" w:lineRule="auto"/>
        <w:ind w:left="708" w:hanging="708"/>
      </w:pPr>
      <w:r>
        <w:rPr>
          <w:color w:val="FF0000"/>
        </w:rPr>
        <w:t xml:space="preserve">F </w:t>
      </w:r>
      <w:proofErr w:type="spellStart"/>
      <w:proofErr w:type="gramStart"/>
      <w:r>
        <w:rPr>
          <w:color w:val="000000"/>
        </w:rPr>
        <w:t>actualizarPosiciones</w:t>
      </w:r>
      <w:proofErr w:type="spellEnd"/>
      <w:r>
        <w:rPr>
          <w:color w:val="000000"/>
        </w:rPr>
        <w:t>()</w:t>
      </w:r>
      <w:proofErr w:type="gramEnd"/>
    </w:p>
    <w:p w:rsidR="00B33417" w:rsidRDefault="00B33417" w:rsidP="00B33417">
      <w:pPr>
        <w:spacing w:line="480" w:lineRule="auto"/>
        <w:rPr>
          <w:color w:val="000000"/>
        </w:rPr>
      </w:pPr>
      <w:r>
        <w:tab/>
        <w:t>Coloc</w:t>
      </w:r>
      <w:r w:rsidR="00B82672">
        <w:t>ar</w:t>
      </w:r>
      <w:r>
        <w:t xml:space="preserve"> en una variable la tabla de la rutina </w:t>
      </w:r>
      <w:proofErr w:type="gramStart"/>
      <w:r>
        <w:t>“</w:t>
      </w:r>
      <w:r>
        <w:rPr>
          <w:color w:val="00FF00"/>
        </w:rPr>
        <w:t xml:space="preserve"> serie</w:t>
      </w:r>
      <w:proofErr w:type="gramEnd"/>
      <w:r>
        <w:rPr>
          <w:color w:val="00FF00"/>
        </w:rPr>
        <w:t xml:space="preserve"> </w:t>
      </w:r>
      <w:r>
        <w:rPr>
          <w:color w:val="000000"/>
        </w:rPr>
        <w:t>“</w:t>
      </w:r>
      <w:r w:rsidR="00B82672">
        <w:rPr>
          <w:color w:val="000000"/>
        </w:rPr>
        <w:t xml:space="preserve">  </w:t>
      </w:r>
    </w:p>
    <w:p w:rsidR="00B82672" w:rsidRDefault="00B82672" w:rsidP="00B33417">
      <w:pPr>
        <w:spacing w:line="480" w:lineRule="auto"/>
      </w:pPr>
      <w:r>
        <w:rPr>
          <w:color w:val="000000"/>
        </w:rPr>
        <w:tab/>
      </w:r>
      <w:r>
        <w:t>Colocar en una variable la las filas de la tabla</w:t>
      </w:r>
    </w:p>
    <w:p w:rsidR="00B82672" w:rsidRDefault="00B82672" w:rsidP="00B82672">
      <w:pPr>
        <w:spacing w:line="480" w:lineRule="auto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ab/>
        <w:t xml:space="preserve">FOR para modificar en cada fila su posición en la tabla mostrada </w:t>
      </w:r>
      <w:proofErr w:type="gramStart"/>
      <w:r>
        <w:t>“</w:t>
      </w:r>
      <w:r>
        <w:rPr>
          <w:color w:val="00FF00"/>
        </w:rPr>
        <w:t xml:space="preserve"> serie</w:t>
      </w:r>
      <w:proofErr w:type="gramEnd"/>
      <w:r>
        <w:rPr>
          <w:color w:val="00FF00"/>
        </w:rPr>
        <w:t xml:space="preserve"> </w:t>
      </w:r>
      <w:r>
        <w:rPr>
          <w:color w:val="000000"/>
        </w:rPr>
        <w:t>“  y el “data-pos” de cada uno</w:t>
      </w:r>
    </w:p>
    <w:p w:rsidR="00B82672" w:rsidRDefault="00B82672" w:rsidP="00B82672">
      <w:pPr>
        <w:spacing w:line="480" w:lineRule="auto"/>
        <w:ind w:firstLine="708"/>
        <w:rPr>
          <w:rFonts w:cstheme="minorHAnsi"/>
          <w:color w:val="00FF00"/>
        </w:rPr>
      </w:pPr>
      <w:r w:rsidRPr="005E5AD0">
        <w:rPr>
          <w:rFonts w:cstheme="minorHAnsi"/>
          <w:color w:val="00FF00"/>
        </w:rPr>
        <w:t>Informo en consola o cuadro de mensajes</w:t>
      </w:r>
    </w:p>
    <w:p w:rsidR="000B0688" w:rsidRPr="000B0688" w:rsidRDefault="000B0688" w:rsidP="000B0688">
      <w:pPr>
        <w:spacing w:line="480" w:lineRule="auto"/>
        <w:jc w:val="center"/>
        <w:rPr>
          <w:color w:val="0000FF"/>
          <w:sz w:val="40"/>
          <w:szCs w:val="40"/>
        </w:rPr>
      </w:pPr>
      <w:r w:rsidRPr="000B0688">
        <w:rPr>
          <w:color w:val="0000FF"/>
          <w:sz w:val="40"/>
          <w:szCs w:val="40"/>
        </w:rPr>
        <w:t>///////////  FIN de Eliminar trayectoria   ///////////</w:t>
      </w:r>
    </w:p>
    <w:p w:rsidR="000B0688" w:rsidRPr="000B0688" w:rsidRDefault="000B0688" w:rsidP="000B0688">
      <w:pPr>
        <w:spacing w:line="480" w:lineRule="auto"/>
        <w:jc w:val="center"/>
        <w:rPr>
          <w:color w:val="0000FF"/>
          <w:sz w:val="40"/>
          <w:szCs w:val="40"/>
        </w:rPr>
      </w:pPr>
      <w:r w:rsidRPr="000B0688">
        <w:rPr>
          <w:color w:val="0000FF"/>
          <w:sz w:val="40"/>
          <w:szCs w:val="40"/>
        </w:rPr>
        <w:t>///////////  Inicio de Modificar trayectoria   ///////////</w:t>
      </w:r>
    </w:p>
    <w:p w:rsidR="000B0688" w:rsidRPr="000B0688" w:rsidRDefault="000B0688" w:rsidP="000B0688">
      <w:pPr>
        <w:spacing w:line="480" w:lineRule="auto"/>
        <w:jc w:val="center"/>
        <w:rPr>
          <w:color w:val="0000FF"/>
          <w:sz w:val="40"/>
          <w:szCs w:val="40"/>
        </w:rPr>
      </w:pPr>
      <w:r w:rsidRPr="000B0688">
        <w:rPr>
          <w:color w:val="0000FF"/>
          <w:sz w:val="40"/>
          <w:szCs w:val="40"/>
        </w:rPr>
        <w:t>///////////  FIN de Modificar trayectoria   ///////////</w:t>
      </w:r>
    </w:p>
    <w:p w:rsidR="00B82672" w:rsidRDefault="000B0688" w:rsidP="000B0688">
      <w:pPr>
        <w:spacing w:line="480" w:lineRule="auto"/>
        <w:jc w:val="center"/>
        <w:rPr>
          <w:color w:val="0000FF"/>
          <w:sz w:val="40"/>
          <w:szCs w:val="40"/>
        </w:rPr>
      </w:pPr>
      <w:r w:rsidRPr="000B0688">
        <w:rPr>
          <w:color w:val="0000FF"/>
          <w:sz w:val="40"/>
          <w:szCs w:val="40"/>
        </w:rPr>
        <w:t>///////////  Inicio de Correr trayectoria   ///////////</w:t>
      </w:r>
    </w:p>
    <w:p w:rsidR="001B0B90" w:rsidRPr="00896C87" w:rsidRDefault="000B0688" w:rsidP="001B0B90">
      <w:pPr>
        <w:spacing w:line="480" w:lineRule="auto"/>
        <w:ind w:left="708" w:hanging="708"/>
        <w:rPr>
          <w:rFonts w:ascii="Arial" w:hAnsi="Arial" w:cs="Arial"/>
          <w:color w:val="00FF00"/>
        </w:rPr>
      </w:pPr>
      <w:r>
        <w:rPr>
          <w:color w:val="FF0000"/>
        </w:rPr>
        <w:t xml:space="preserve">F </w:t>
      </w:r>
      <w:proofErr w:type="gramStart"/>
      <w:r>
        <w:rPr>
          <w:color w:val="000000"/>
        </w:rPr>
        <w:t>correr(</w:t>
      </w:r>
      <w:proofErr w:type="gramEnd"/>
      <w:r>
        <w:rPr>
          <w:color w:val="000000"/>
        </w:rPr>
        <w:t>)</w:t>
      </w:r>
      <w:r w:rsidR="00896C87">
        <w:rPr>
          <w:color w:val="000000"/>
        </w:rPr>
        <w:t xml:space="preserve">     </w:t>
      </w:r>
      <w:r w:rsidR="00896C87" w:rsidRPr="00896C87">
        <w:rPr>
          <w:color w:val="000000"/>
          <w:highlight w:val="yellow"/>
        </w:rPr>
        <w:t xml:space="preserve">altero el </w:t>
      </w:r>
      <w:proofErr w:type="spellStart"/>
      <w:r w:rsidR="00896C87" w:rsidRPr="00896C87">
        <w:rPr>
          <w:color w:val="000000"/>
          <w:highlight w:val="yellow"/>
        </w:rPr>
        <w:t>msg</w:t>
      </w:r>
      <w:proofErr w:type="spellEnd"/>
      <w:r w:rsidR="00896C87" w:rsidRPr="00896C87">
        <w:rPr>
          <w:color w:val="000000"/>
          <w:highlight w:val="yellow"/>
        </w:rPr>
        <w:t xml:space="preserve"> “</w:t>
      </w:r>
      <w:proofErr w:type="spellStart"/>
      <w:r w:rsidR="00896C87" w:rsidRPr="00896C87">
        <w:rPr>
          <w:color w:val="000000"/>
          <w:highlight w:val="yellow"/>
        </w:rPr>
        <w:t>msj_punto_web</w:t>
      </w:r>
      <w:proofErr w:type="spellEnd"/>
      <w:r w:rsidR="00896C87" w:rsidRPr="00896C87">
        <w:rPr>
          <w:color w:val="000000"/>
          <w:highlight w:val="yellow"/>
        </w:rPr>
        <w:t xml:space="preserve">” al poner “orden” en </w:t>
      </w:r>
      <w:proofErr w:type="spellStart"/>
      <w:r w:rsidR="00896C87" w:rsidRPr="00896C87">
        <w:rPr>
          <w:color w:val="000000"/>
          <w:highlight w:val="yellow"/>
        </w:rPr>
        <w:t>ves</w:t>
      </w:r>
      <w:proofErr w:type="spellEnd"/>
      <w:r w:rsidR="00896C87" w:rsidRPr="00896C87">
        <w:rPr>
          <w:color w:val="000000"/>
          <w:highlight w:val="yellow"/>
        </w:rPr>
        <w:t xml:space="preserve"> de “acción” y mando directamente este </w:t>
      </w:r>
      <w:proofErr w:type="spellStart"/>
      <w:r w:rsidR="00896C87" w:rsidRPr="00896C87">
        <w:rPr>
          <w:color w:val="000000"/>
          <w:highlight w:val="yellow"/>
        </w:rPr>
        <w:t>msj</w:t>
      </w:r>
      <w:proofErr w:type="spellEnd"/>
      <w:r w:rsidR="00487A07">
        <w:rPr>
          <w:color w:val="000000"/>
        </w:rPr>
        <w:t xml:space="preserve">                </w:t>
      </w:r>
      <w:r w:rsidR="00D702C2" w:rsidRPr="00F03C34">
        <w:rPr>
          <w:rFonts w:ascii="Arial" w:hAnsi="Arial" w:cs="Arial"/>
          <w:color w:val="0000FF"/>
        </w:rPr>
        <w:t>◄</w:t>
      </w:r>
    </w:p>
    <w:p w:rsidR="001B0B90" w:rsidRDefault="001B0B90" w:rsidP="001B0B90">
      <w:pPr>
        <w:spacing w:line="480" w:lineRule="auto"/>
        <w:rPr>
          <w:color w:val="000000"/>
        </w:rPr>
      </w:pPr>
      <w:r>
        <w:tab/>
        <w:t xml:space="preserve">Colocar en una variable la tabla de la rutina </w:t>
      </w:r>
      <w:proofErr w:type="gramStart"/>
      <w:r>
        <w:t>“</w:t>
      </w:r>
      <w:r>
        <w:rPr>
          <w:color w:val="00FF00"/>
        </w:rPr>
        <w:t xml:space="preserve"> serie</w:t>
      </w:r>
      <w:proofErr w:type="gramEnd"/>
      <w:r>
        <w:rPr>
          <w:color w:val="00FF00"/>
        </w:rPr>
        <w:t xml:space="preserve"> </w:t>
      </w:r>
      <w:r>
        <w:rPr>
          <w:color w:val="000000"/>
        </w:rPr>
        <w:t xml:space="preserve">“  </w:t>
      </w:r>
    </w:p>
    <w:p w:rsidR="001B0B90" w:rsidRDefault="001B0B90" w:rsidP="001B0B90">
      <w:pPr>
        <w:spacing w:line="480" w:lineRule="auto"/>
      </w:pPr>
      <w:r>
        <w:rPr>
          <w:color w:val="000000"/>
        </w:rPr>
        <w:tab/>
      </w:r>
      <w:r>
        <w:t>Colocar en una variable la las filas de la tabla</w:t>
      </w:r>
    </w:p>
    <w:p w:rsidR="000B0688" w:rsidRDefault="001B0B90" w:rsidP="000B0688">
      <w:pPr>
        <w:spacing w:line="480" w:lineRule="auto"/>
        <w:rPr>
          <w:color w:val="000000"/>
        </w:rPr>
      </w:pPr>
      <w:r>
        <w:rPr>
          <w:color w:val="000000"/>
        </w:rPr>
        <w:tab/>
        <w:t xml:space="preserve">Crear variable con cantidad de </w:t>
      </w:r>
      <w:proofErr w:type="gramStart"/>
      <w:r>
        <w:rPr>
          <w:color w:val="000000"/>
        </w:rPr>
        <w:t>filas(</w:t>
      </w:r>
      <w:proofErr w:type="gramEnd"/>
      <w:r>
        <w:rPr>
          <w:color w:val="000000"/>
        </w:rPr>
        <w:t>sacando el encabezado)</w:t>
      </w:r>
    </w:p>
    <w:p w:rsidR="001B0B90" w:rsidRDefault="001B0B90" w:rsidP="000B0688">
      <w:pPr>
        <w:spacing w:line="480" w:lineRule="auto"/>
        <w:rPr>
          <w:color w:val="000000"/>
        </w:rPr>
      </w:pPr>
      <w:r>
        <w:rPr>
          <w:color w:val="000000"/>
        </w:rPr>
        <w:tab/>
        <w:t>FOR en base a la cantidad de filas</w:t>
      </w:r>
    </w:p>
    <w:p w:rsidR="000B0688" w:rsidRPr="000B0688" w:rsidRDefault="001B0B90" w:rsidP="000B0688">
      <w:pPr>
        <w:spacing w:line="480" w:lineRule="auto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  <w:t>Colocar en una variable la fila de la iteración</w:t>
      </w:r>
    </w:p>
    <w:p w:rsidR="00B82672" w:rsidRDefault="00B82672" w:rsidP="00B33417">
      <w:pPr>
        <w:spacing w:line="480" w:lineRule="auto"/>
        <w:rPr>
          <w:rFonts w:ascii="Arial" w:hAnsi="Arial" w:cs="Arial"/>
          <w:color w:val="FF0000"/>
          <w:lang w:eastAsia="ja-JP"/>
        </w:rPr>
      </w:pPr>
      <w:r>
        <w:rPr>
          <w:color w:val="000000"/>
        </w:rPr>
        <w:tab/>
      </w:r>
      <w:r w:rsidR="001B0B90">
        <w:rPr>
          <w:color w:val="000000"/>
        </w:rPr>
        <w:tab/>
        <w:t xml:space="preserve">Crear </w:t>
      </w:r>
      <w:proofErr w:type="spellStart"/>
      <w:r w:rsidR="001B0B90">
        <w:rPr>
          <w:color w:val="000000"/>
        </w:rPr>
        <w:t>msj</w:t>
      </w:r>
      <w:proofErr w:type="spellEnd"/>
      <w:r w:rsidR="001B0B90">
        <w:rPr>
          <w:color w:val="000000"/>
        </w:rPr>
        <w:t xml:space="preserve"> del tipo </w:t>
      </w:r>
      <w:proofErr w:type="spellStart"/>
      <w:r w:rsidR="001B0B90" w:rsidRPr="00295F03">
        <w:rPr>
          <w:rFonts w:cstheme="minorHAnsi"/>
          <w:color w:val="FF00FF"/>
        </w:rPr>
        <w:t>punto_web</w:t>
      </w:r>
      <w:proofErr w:type="spellEnd"/>
      <w:r w:rsidR="001B0B90">
        <w:rPr>
          <w:rFonts w:cstheme="minorHAnsi"/>
          <w:color w:val="FF00FF"/>
        </w:rPr>
        <w:t xml:space="preserve"> </w:t>
      </w:r>
      <w:r w:rsidR="001B0B90">
        <w:rPr>
          <w:rFonts w:cstheme="minorHAnsi"/>
          <w:color w:val="000000"/>
        </w:rPr>
        <w:t xml:space="preserve">con componentes vacíos </w:t>
      </w:r>
      <w:r w:rsidR="001B0B90">
        <w:rPr>
          <w:rFonts w:cstheme="minorHAnsi"/>
          <w:color w:val="000000"/>
        </w:rPr>
        <w:tab/>
      </w:r>
      <w:r w:rsidR="001B0B90">
        <w:rPr>
          <w:rFonts w:ascii="Arial" w:hAnsi="Arial" w:cs="Arial"/>
          <w:color w:val="FF0000"/>
          <w:lang w:eastAsia="ja-JP"/>
        </w:rPr>
        <w:t>▼</w:t>
      </w:r>
    </w:p>
    <w:p w:rsidR="00BD4ADA" w:rsidRDefault="00BD4ADA" w:rsidP="00B33417">
      <w:pPr>
        <w:spacing w:line="480" w:lineRule="auto"/>
      </w:pPr>
      <w:r>
        <w:rPr>
          <w:rFonts w:ascii="Arial" w:hAnsi="Arial" w:cs="Arial"/>
          <w:color w:val="FF0000"/>
          <w:lang w:eastAsia="ja-JP"/>
        </w:rPr>
        <w:tab/>
      </w:r>
      <w:r>
        <w:rPr>
          <w:rFonts w:ascii="Arial" w:hAnsi="Arial" w:cs="Arial"/>
          <w:color w:val="FF0000"/>
          <w:lang w:eastAsia="ja-JP"/>
        </w:rPr>
        <w:tab/>
      </w:r>
      <w:r>
        <w:t xml:space="preserve">Colocar en una variable la las coordenadas de filas de la iteración </w:t>
      </w:r>
    </w:p>
    <w:p w:rsidR="00BD4ADA" w:rsidRPr="001B0B90" w:rsidRDefault="00BD4ADA" w:rsidP="00B33417">
      <w:pPr>
        <w:spacing w:line="480" w:lineRule="auto"/>
        <w:rPr>
          <w:rFonts w:ascii="Arial" w:hAnsi="Arial" w:cs="Arial"/>
          <w:color w:val="FF0000"/>
          <w:lang w:eastAsia="ja-JP"/>
        </w:rPr>
      </w:pPr>
      <w:r>
        <w:tab/>
      </w:r>
      <w:r>
        <w:tab/>
        <w:t xml:space="preserve">Transformar estas coordenadas (que son </w:t>
      </w:r>
      <w:proofErr w:type="spellStart"/>
      <w:r>
        <w:t>string</w:t>
      </w:r>
      <w:proofErr w:type="spellEnd"/>
      <w:r>
        <w:t xml:space="preserve">) a un </w:t>
      </w:r>
      <w:proofErr w:type="spellStart"/>
      <w:r>
        <w:t>array</w:t>
      </w:r>
      <w:proofErr w:type="spellEnd"/>
      <w:r>
        <w:t xml:space="preserve"> de </w:t>
      </w:r>
      <w:proofErr w:type="spellStart"/>
      <w:r>
        <w:t>float</w:t>
      </w:r>
      <w:proofErr w:type="spellEnd"/>
      <w:r>
        <w:t xml:space="preserve">  (873 a 877)</w:t>
      </w:r>
    </w:p>
    <w:p w:rsidR="00BD4ADA" w:rsidRDefault="001B0B90" w:rsidP="00BD4ADA">
      <w:pPr>
        <w:spacing w:line="480" w:lineRule="auto"/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="00BD4ADA">
        <w:t xml:space="preserve">Colocar en una variable la velocidad de filas de la iteración </w:t>
      </w:r>
    </w:p>
    <w:p w:rsidR="001B0B90" w:rsidRDefault="00BD4ADA" w:rsidP="00B33417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Agregar la velocidad al </w:t>
      </w:r>
      <w:proofErr w:type="spellStart"/>
      <w:r>
        <w:rPr>
          <w:color w:val="000000"/>
        </w:rPr>
        <w:t>array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float</w:t>
      </w:r>
      <w:proofErr w:type="spellEnd"/>
    </w:p>
    <w:p w:rsidR="00BD4ADA" w:rsidRDefault="00BD4ADA" w:rsidP="00B33417">
      <w:pPr>
        <w:spacing w:line="48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Colocar este </w:t>
      </w:r>
      <w:proofErr w:type="spellStart"/>
      <w:r>
        <w:rPr>
          <w:color w:val="000000"/>
        </w:rPr>
        <w:t>array</w:t>
      </w:r>
      <w:proofErr w:type="spellEnd"/>
      <w:r>
        <w:rPr>
          <w:color w:val="000000"/>
        </w:rPr>
        <w:t xml:space="preserve"> en el </w:t>
      </w:r>
      <w:proofErr w:type="spellStart"/>
      <w:r>
        <w:rPr>
          <w:color w:val="000000"/>
        </w:rPr>
        <w:t>msj</w:t>
      </w:r>
      <w:proofErr w:type="spellEnd"/>
      <w:r>
        <w:rPr>
          <w:color w:val="000000"/>
        </w:rPr>
        <w:t xml:space="preserve"> (en el componente “coordenada”)</w:t>
      </w:r>
    </w:p>
    <w:p w:rsidR="00BD4ADA" w:rsidRDefault="00BD4ADA" w:rsidP="00B33417">
      <w:pPr>
        <w:spacing w:line="480" w:lineRule="auto"/>
        <w:rPr>
          <w:rFonts w:cstheme="minorHAnsi"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IF</w:t>
      </w:r>
      <w:r w:rsidR="007869DC">
        <w:rPr>
          <w:color w:val="000000"/>
        </w:rPr>
        <w:t xml:space="preserve">-ELSE para definir componente “orden” del </w:t>
      </w:r>
      <w:proofErr w:type="spellStart"/>
      <w:r w:rsidR="007869DC">
        <w:rPr>
          <w:color w:val="000000"/>
        </w:rPr>
        <w:t>msj</w:t>
      </w:r>
      <w:proofErr w:type="spellEnd"/>
      <w:r w:rsidR="007869DC">
        <w:rPr>
          <w:color w:val="000000"/>
        </w:rPr>
        <w:t>, indicando principio, fin e intermedio de la rutina</w:t>
      </w:r>
      <w:r w:rsidR="007869DC">
        <w:rPr>
          <w:color w:val="000000"/>
        </w:rPr>
        <w:br/>
      </w:r>
      <w:r w:rsidR="007869DC">
        <w:rPr>
          <w:color w:val="000000"/>
        </w:rPr>
        <w:tab/>
      </w:r>
      <w:r w:rsidR="007869DC">
        <w:rPr>
          <w:color w:val="000000"/>
        </w:rPr>
        <w:tab/>
      </w:r>
      <w:r w:rsidR="007869DC" w:rsidRPr="00295F03">
        <w:rPr>
          <w:rFonts w:cstheme="minorHAnsi"/>
          <w:color w:val="000000"/>
        </w:rPr>
        <w:t>Public</w:t>
      </w:r>
      <w:r w:rsidR="007869DC">
        <w:rPr>
          <w:rFonts w:cstheme="minorHAnsi"/>
          <w:color w:val="000000"/>
        </w:rPr>
        <w:t>ar</w:t>
      </w:r>
      <w:r w:rsidR="007869DC" w:rsidRPr="00295F03">
        <w:rPr>
          <w:rFonts w:cstheme="minorHAnsi"/>
          <w:color w:val="000000"/>
        </w:rPr>
        <w:t xml:space="preserve"> en “</w:t>
      </w:r>
      <w:proofErr w:type="spellStart"/>
      <w:r w:rsidR="007869DC" w:rsidRPr="00295F03">
        <w:rPr>
          <w:rFonts w:cstheme="minorHAnsi"/>
          <w:color w:val="000000"/>
        </w:rPr>
        <w:t>pub_orden</w:t>
      </w:r>
      <w:proofErr w:type="spellEnd"/>
      <w:r w:rsidR="007869DC" w:rsidRPr="00295F03">
        <w:rPr>
          <w:rFonts w:cstheme="minorHAnsi"/>
          <w:color w:val="000000"/>
        </w:rPr>
        <w:t xml:space="preserve">, </w:t>
      </w:r>
      <w:proofErr w:type="spellStart"/>
      <w:r w:rsidR="007869DC" w:rsidRPr="00295F03">
        <w:rPr>
          <w:rFonts w:cstheme="minorHAnsi"/>
          <w:color w:val="FF0000"/>
        </w:rPr>
        <w:t>orden_</w:t>
      </w:r>
      <w:proofErr w:type="gramStart"/>
      <w:r w:rsidR="007869DC" w:rsidRPr="00295F03">
        <w:rPr>
          <w:rFonts w:cstheme="minorHAnsi"/>
          <w:color w:val="FF0000"/>
        </w:rPr>
        <w:t>web</w:t>
      </w:r>
      <w:proofErr w:type="spellEnd"/>
      <w:r w:rsidR="007869DC" w:rsidRPr="00295F03">
        <w:rPr>
          <w:rFonts w:cstheme="minorHAnsi"/>
          <w:color w:val="FF0000"/>
        </w:rPr>
        <w:t xml:space="preserve"> </w:t>
      </w:r>
      <w:r w:rsidR="007869DC" w:rsidRPr="00AE5C4F">
        <w:rPr>
          <w:rFonts w:cstheme="minorHAnsi"/>
          <w:color w:val="000000"/>
        </w:rPr>
        <w:t>”</w:t>
      </w:r>
      <w:proofErr w:type="gramEnd"/>
    </w:p>
    <w:p w:rsidR="007869DC" w:rsidRDefault="007869DC" w:rsidP="00B33417">
      <w:pPr>
        <w:spacing w:line="480" w:lineRule="auto"/>
        <w:rPr>
          <w:rFonts w:ascii="Arial" w:hAnsi="Arial" w:cs="Arial"/>
          <w:color w:val="00FF00"/>
          <w:lang w:eastAsia="ja-JP"/>
        </w:rPr>
      </w:pPr>
      <w:r>
        <w:rPr>
          <w:rFonts w:cstheme="minorHAnsi"/>
          <w:color w:val="FF0000"/>
        </w:rPr>
        <w:t xml:space="preserve">F </w:t>
      </w:r>
      <w:proofErr w:type="spellStart"/>
      <w:proofErr w:type="gramStart"/>
      <w:r>
        <w:rPr>
          <w:rFonts w:cstheme="minorHAnsi"/>
          <w:color w:val="000000"/>
        </w:rPr>
        <w:t>publicarMensaje</w:t>
      </w:r>
      <w:proofErr w:type="spellEnd"/>
      <w:r>
        <w:rPr>
          <w:rFonts w:cstheme="minorHAnsi"/>
          <w:color w:val="000000"/>
        </w:rPr>
        <w:t>(</w:t>
      </w:r>
      <w:proofErr w:type="gramEnd"/>
      <w:r>
        <w:rPr>
          <w:rFonts w:cstheme="minorHAnsi"/>
          <w:color w:val="000000"/>
        </w:rPr>
        <w:t xml:space="preserve">mensaje)  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="00D702C2" w:rsidRPr="00F03C34">
        <w:rPr>
          <w:rFonts w:ascii="Arial" w:hAnsi="Arial" w:cs="Arial"/>
          <w:color w:val="0000FF"/>
        </w:rPr>
        <w:t>◄</w:t>
      </w:r>
    </w:p>
    <w:p w:rsidR="007869DC" w:rsidRPr="007869DC" w:rsidRDefault="007869DC" w:rsidP="007869DC">
      <w:pPr>
        <w:spacing w:line="480" w:lineRule="auto"/>
        <w:jc w:val="center"/>
        <w:rPr>
          <w:rFonts w:cstheme="minorHAnsi"/>
          <w:color w:val="0000FF"/>
          <w:sz w:val="40"/>
          <w:szCs w:val="40"/>
        </w:rPr>
      </w:pPr>
      <w:r w:rsidRPr="007869DC">
        <w:rPr>
          <w:rFonts w:cstheme="minorHAnsi"/>
          <w:color w:val="0000FF"/>
          <w:sz w:val="40"/>
          <w:szCs w:val="40"/>
        </w:rPr>
        <w:t>///////////  FIN de Correr trayectoria   ///////////</w:t>
      </w:r>
    </w:p>
    <w:p w:rsidR="007869DC" w:rsidRDefault="007869DC" w:rsidP="00B33417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FF0000"/>
        </w:rPr>
        <w:t xml:space="preserve">F </w:t>
      </w:r>
      <w:proofErr w:type="spellStart"/>
      <w:r>
        <w:rPr>
          <w:rFonts w:cstheme="minorHAnsi"/>
          <w:color w:val="000000"/>
        </w:rPr>
        <w:t>correr_</w:t>
      </w:r>
      <w:proofErr w:type="gramStart"/>
      <w:r>
        <w:rPr>
          <w:rFonts w:cstheme="minorHAnsi"/>
          <w:color w:val="000000"/>
        </w:rPr>
        <w:t>launch</w:t>
      </w:r>
      <w:proofErr w:type="spellEnd"/>
      <w:r>
        <w:rPr>
          <w:rFonts w:cstheme="minorHAnsi"/>
          <w:color w:val="000000"/>
        </w:rPr>
        <w:t>(</w:t>
      </w:r>
      <w:proofErr w:type="gramEnd"/>
      <w:r>
        <w:rPr>
          <w:rFonts w:cstheme="minorHAnsi"/>
          <w:color w:val="000000"/>
        </w:rPr>
        <w:t>)</w:t>
      </w:r>
      <w:r w:rsidR="00D702C2">
        <w:rPr>
          <w:rFonts w:cstheme="minorHAnsi"/>
          <w:color w:val="000000"/>
        </w:rPr>
        <w:t xml:space="preserve">           </w:t>
      </w:r>
      <w:r w:rsidR="00D702C2" w:rsidRPr="007E32AF">
        <w:rPr>
          <w:rFonts w:cstheme="minorHAnsi"/>
          <w:i/>
          <w:color w:val="000000"/>
          <w:highlight w:val="yellow"/>
        </w:rPr>
        <w:t xml:space="preserve">(puedo hacer un solo </w:t>
      </w:r>
      <w:proofErr w:type="spellStart"/>
      <w:r w:rsidR="00D702C2" w:rsidRPr="007E32AF">
        <w:rPr>
          <w:rFonts w:cstheme="minorHAnsi"/>
          <w:i/>
          <w:color w:val="000000"/>
          <w:highlight w:val="yellow"/>
        </w:rPr>
        <w:t>launch</w:t>
      </w:r>
      <w:proofErr w:type="spellEnd"/>
      <w:r w:rsidR="00D702C2" w:rsidRPr="007E32AF">
        <w:rPr>
          <w:rFonts w:cstheme="minorHAnsi"/>
          <w:i/>
          <w:color w:val="000000"/>
          <w:highlight w:val="yellow"/>
        </w:rPr>
        <w:t xml:space="preserve"> </w:t>
      </w:r>
      <w:proofErr w:type="spellStart"/>
      <w:r w:rsidR="00D702C2" w:rsidRPr="007E32AF">
        <w:rPr>
          <w:rFonts w:cstheme="minorHAnsi"/>
          <w:i/>
          <w:color w:val="000000"/>
          <w:highlight w:val="yellow"/>
        </w:rPr>
        <w:t>on</w:t>
      </w:r>
      <w:proofErr w:type="spellEnd"/>
      <w:r w:rsidR="00D702C2" w:rsidRPr="007E32AF">
        <w:rPr>
          <w:rFonts w:cstheme="minorHAnsi"/>
          <w:i/>
          <w:color w:val="000000"/>
          <w:highlight w:val="yellow"/>
        </w:rPr>
        <w:t>/off)</w:t>
      </w:r>
      <w:r w:rsidR="00D702C2">
        <w:rPr>
          <w:rFonts w:cstheme="minorHAnsi"/>
          <w:color w:val="000000"/>
        </w:rPr>
        <w:tab/>
      </w:r>
      <w:r w:rsidR="00D702C2" w:rsidRPr="00F03C34">
        <w:rPr>
          <w:rFonts w:ascii="Arial" w:hAnsi="Arial" w:cs="Arial"/>
          <w:color w:val="0000FF"/>
        </w:rPr>
        <w:t>◄</w:t>
      </w:r>
    </w:p>
    <w:p w:rsidR="007869DC" w:rsidRPr="00D702C2" w:rsidRDefault="007869DC" w:rsidP="00B33417">
      <w:pPr>
        <w:spacing w:line="480" w:lineRule="auto"/>
        <w:rPr>
          <w:rFonts w:ascii="Arial" w:hAnsi="Arial" w:cs="Arial"/>
          <w:color w:val="FF00FF"/>
        </w:rPr>
      </w:pPr>
      <w:r>
        <w:rPr>
          <w:rFonts w:cstheme="minorHAnsi"/>
          <w:color w:val="000000"/>
        </w:rPr>
        <w:tab/>
      </w:r>
      <w:r w:rsidR="00D702C2">
        <w:rPr>
          <w:rFonts w:cstheme="minorHAnsi"/>
          <w:color w:val="000000"/>
        </w:rPr>
        <w:t xml:space="preserve">Conectarse al tópico </w:t>
      </w:r>
      <w:proofErr w:type="gramStart"/>
      <w:r w:rsidR="00D702C2">
        <w:rPr>
          <w:rFonts w:cstheme="minorHAnsi"/>
          <w:color w:val="000000"/>
        </w:rPr>
        <w:t xml:space="preserve">“ </w:t>
      </w:r>
      <w:proofErr w:type="spellStart"/>
      <w:r w:rsidR="00D702C2">
        <w:rPr>
          <w:color w:val="000000"/>
        </w:rPr>
        <w:t>topic</w:t>
      </w:r>
      <w:proofErr w:type="spellEnd"/>
      <w:proofErr w:type="gramEnd"/>
      <w:r w:rsidR="00D702C2">
        <w:rPr>
          <w:color w:val="000000"/>
        </w:rPr>
        <w:t xml:space="preserve">, </w:t>
      </w:r>
      <w:proofErr w:type="spellStart"/>
      <w:r w:rsidR="00D702C2">
        <w:rPr>
          <w:color w:val="FF0000"/>
        </w:rPr>
        <w:t>control_launch</w:t>
      </w:r>
      <w:proofErr w:type="spellEnd"/>
      <w:r w:rsidR="00D702C2">
        <w:rPr>
          <w:color w:val="000000"/>
        </w:rPr>
        <w:t xml:space="preserve"> , </w:t>
      </w:r>
      <w:proofErr w:type="spellStart"/>
      <w:r w:rsidR="00D702C2">
        <w:rPr>
          <w:color w:val="FF00FF"/>
        </w:rPr>
        <w:t>s</w:t>
      </w:r>
      <w:r w:rsidR="00D702C2" w:rsidRPr="00D702C2">
        <w:rPr>
          <w:color w:val="FF00FF"/>
        </w:rPr>
        <w:t>td_msgs</w:t>
      </w:r>
      <w:proofErr w:type="spellEnd"/>
      <w:r w:rsidR="00D702C2" w:rsidRPr="00D702C2">
        <w:rPr>
          <w:color w:val="FF00FF"/>
        </w:rPr>
        <w:t>/</w:t>
      </w:r>
      <w:proofErr w:type="spellStart"/>
      <w:r w:rsidR="00D702C2" w:rsidRPr="00D702C2">
        <w:rPr>
          <w:color w:val="FF00FF"/>
        </w:rPr>
        <w:t>String</w:t>
      </w:r>
      <w:proofErr w:type="spellEnd"/>
      <w:r w:rsidR="00D702C2">
        <w:rPr>
          <w:color w:val="FF00FF"/>
        </w:rPr>
        <w:t xml:space="preserve"> </w:t>
      </w:r>
      <w:r w:rsidR="00D702C2" w:rsidRPr="00D702C2">
        <w:rPr>
          <w:color w:val="000000"/>
        </w:rPr>
        <w:t>“</w:t>
      </w:r>
      <w:r w:rsidR="00D702C2">
        <w:rPr>
          <w:color w:val="000000"/>
        </w:rPr>
        <w:t xml:space="preserve">  </w:t>
      </w:r>
      <w:r w:rsidR="00D702C2" w:rsidRPr="00D702C2">
        <w:rPr>
          <w:rFonts w:ascii="Arial" w:hAnsi="Arial" w:cs="Arial"/>
          <w:color w:val="FF0000"/>
        </w:rPr>
        <w:t>▲</w:t>
      </w:r>
    </w:p>
    <w:p w:rsidR="00D702C2" w:rsidRDefault="00D702C2" w:rsidP="00B33417">
      <w:pPr>
        <w:spacing w:line="480" w:lineRule="auto"/>
        <w:rPr>
          <w:color w:val="000000"/>
        </w:rPr>
      </w:pPr>
      <w:r>
        <w:rPr>
          <w:color w:val="FF00FF"/>
        </w:rPr>
        <w:tab/>
      </w:r>
      <w:r w:rsidRPr="00D702C2">
        <w:rPr>
          <w:color w:val="000000"/>
        </w:rPr>
        <w:t xml:space="preserve">Crear </w:t>
      </w:r>
      <w:proofErr w:type="spellStart"/>
      <w:r w:rsidRPr="00D702C2">
        <w:rPr>
          <w:color w:val="000000"/>
        </w:rPr>
        <w:t>msj</w:t>
      </w:r>
      <w:proofErr w:type="spellEnd"/>
      <w:r w:rsidRPr="00D702C2">
        <w:rPr>
          <w:color w:val="000000"/>
        </w:rPr>
        <w:t xml:space="preserve"> tipo</w:t>
      </w:r>
      <w:r>
        <w:rPr>
          <w:color w:val="FF00FF"/>
        </w:rPr>
        <w:t xml:space="preserve"> </w:t>
      </w:r>
      <w:proofErr w:type="spellStart"/>
      <w:r>
        <w:rPr>
          <w:color w:val="FF00FF"/>
        </w:rPr>
        <w:t>s</w:t>
      </w:r>
      <w:r w:rsidRPr="00D702C2">
        <w:rPr>
          <w:color w:val="FF00FF"/>
        </w:rPr>
        <w:t>td_msgs</w:t>
      </w:r>
      <w:proofErr w:type="spellEnd"/>
      <w:r w:rsidRPr="00D702C2">
        <w:rPr>
          <w:color w:val="FF00FF"/>
        </w:rPr>
        <w:t>/</w:t>
      </w:r>
      <w:proofErr w:type="spellStart"/>
      <w:r w:rsidRPr="00D702C2">
        <w:rPr>
          <w:color w:val="FF00FF"/>
        </w:rPr>
        <w:t>String</w:t>
      </w:r>
      <w:proofErr w:type="spellEnd"/>
      <w:r>
        <w:rPr>
          <w:color w:val="FF00FF"/>
        </w:rPr>
        <w:t xml:space="preserve">  </w:t>
      </w:r>
      <w:r>
        <w:rPr>
          <w:color w:val="000000"/>
        </w:rPr>
        <w:t>(data: ‘prender’)</w:t>
      </w:r>
    </w:p>
    <w:p w:rsidR="00D702C2" w:rsidRDefault="00D702C2" w:rsidP="00B33417">
      <w:pPr>
        <w:spacing w:line="480" w:lineRule="auto"/>
        <w:rPr>
          <w:rFonts w:cstheme="minorHAnsi"/>
          <w:color w:val="000000"/>
        </w:rPr>
      </w:pPr>
      <w:r>
        <w:rPr>
          <w:color w:val="000000"/>
        </w:rPr>
        <w:tab/>
      </w:r>
      <w:r w:rsidRPr="00295F03">
        <w:rPr>
          <w:rFonts w:cstheme="minorHAnsi"/>
          <w:color w:val="000000"/>
        </w:rPr>
        <w:t>Public</w:t>
      </w:r>
      <w:r>
        <w:rPr>
          <w:rFonts w:cstheme="minorHAnsi"/>
          <w:color w:val="000000"/>
        </w:rPr>
        <w:t>ar</w:t>
      </w:r>
      <w:r w:rsidRPr="00295F03">
        <w:rPr>
          <w:rFonts w:cstheme="minorHAnsi"/>
          <w:color w:val="000000"/>
        </w:rPr>
        <w:t xml:space="preserve"> en </w:t>
      </w:r>
      <w:proofErr w:type="gramStart"/>
      <w:r w:rsidRPr="00295F03">
        <w:rPr>
          <w:rFonts w:cstheme="minorHAnsi"/>
          <w:color w:val="000000"/>
        </w:rPr>
        <w:t>“</w:t>
      </w:r>
      <w:r>
        <w:rPr>
          <w:rFonts w:cstheme="minorHAnsi"/>
          <w:color w:val="000000"/>
        </w:rPr>
        <w:t xml:space="preserve"> </w:t>
      </w:r>
      <w:proofErr w:type="spellStart"/>
      <w:r>
        <w:rPr>
          <w:color w:val="000000"/>
        </w:rPr>
        <w:t>topic</w:t>
      </w:r>
      <w:proofErr w:type="spellEnd"/>
      <w:proofErr w:type="gramEnd"/>
      <w:r>
        <w:rPr>
          <w:color w:val="000000"/>
        </w:rPr>
        <w:t xml:space="preserve">, </w:t>
      </w:r>
      <w:proofErr w:type="spellStart"/>
      <w:r>
        <w:rPr>
          <w:color w:val="FF0000"/>
        </w:rPr>
        <w:t>control_launch</w:t>
      </w:r>
      <w:proofErr w:type="spellEnd"/>
      <w:r>
        <w:rPr>
          <w:color w:val="000000"/>
        </w:rPr>
        <w:t xml:space="preserve"> </w:t>
      </w:r>
      <w:r>
        <w:rPr>
          <w:rFonts w:cstheme="minorHAnsi"/>
          <w:color w:val="000000"/>
        </w:rPr>
        <w:t>“</w:t>
      </w:r>
    </w:p>
    <w:p w:rsidR="00D702C2" w:rsidRPr="00905FD3" w:rsidRDefault="00D702C2" w:rsidP="00D702C2">
      <w:pPr>
        <w:spacing w:line="480" w:lineRule="auto"/>
        <w:ind w:firstLine="708"/>
        <w:rPr>
          <w:rFonts w:cstheme="minorHAnsi"/>
          <w:color w:val="00FF00"/>
        </w:rPr>
      </w:pPr>
      <w:r w:rsidRPr="00905FD3">
        <w:rPr>
          <w:rFonts w:cstheme="minorHAnsi"/>
          <w:color w:val="00FF00"/>
        </w:rPr>
        <w:t>Informo en consola o cuadro de mensajes</w:t>
      </w:r>
    </w:p>
    <w:p w:rsidR="00D702C2" w:rsidRPr="00905FD3" w:rsidRDefault="00D702C2" w:rsidP="00D702C2">
      <w:pPr>
        <w:spacing w:line="480" w:lineRule="auto"/>
        <w:rPr>
          <w:rFonts w:cstheme="minorHAnsi"/>
          <w:color w:val="000000"/>
        </w:rPr>
      </w:pPr>
      <w:r w:rsidRPr="00905FD3">
        <w:rPr>
          <w:rFonts w:cstheme="minorHAnsi"/>
          <w:color w:val="FF0000"/>
        </w:rPr>
        <w:t xml:space="preserve">F </w:t>
      </w:r>
      <w:proofErr w:type="spellStart"/>
      <w:r w:rsidRPr="00905FD3">
        <w:rPr>
          <w:rFonts w:cstheme="minorHAnsi"/>
          <w:color w:val="000000"/>
        </w:rPr>
        <w:t>finalizar_</w:t>
      </w:r>
      <w:proofErr w:type="gramStart"/>
      <w:r w:rsidRPr="00905FD3">
        <w:rPr>
          <w:rFonts w:cstheme="minorHAnsi"/>
          <w:color w:val="000000"/>
        </w:rPr>
        <w:t>launch</w:t>
      </w:r>
      <w:proofErr w:type="spellEnd"/>
      <w:r w:rsidRPr="00905FD3">
        <w:rPr>
          <w:rFonts w:cstheme="minorHAnsi"/>
          <w:color w:val="000000"/>
        </w:rPr>
        <w:t>(</w:t>
      </w:r>
      <w:proofErr w:type="gramEnd"/>
      <w:r w:rsidRPr="00905FD3">
        <w:rPr>
          <w:rFonts w:cstheme="minorHAnsi"/>
          <w:color w:val="000000"/>
        </w:rPr>
        <w:t>)</w:t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  <w:highlight w:val="yellow"/>
        </w:rPr>
        <w:t xml:space="preserve">(puedo hacer un solo </w:t>
      </w:r>
      <w:proofErr w:type="spellStart"/>
      <w:r w:rsidRPr="00905FD3">
        <w:rPr>
          <w:rFonts w:cstheme="minorHAnsi"/>
          <w:color w:val="000000"/>
          <w:highlight w:val="yellow"/>
        </w:rPr>
        <w:t>launch</w:t>
      </w:r>
      <w:proofErr w:type="spellEnd"/>
      <w:r w:rsidRPr="00905FD3">
        <w:rPr>
          <w:rFonts w:cstheme="minorHAnsi"/>
          <w:color w:val="000000"/>
          <w:highlight w:val="yellow"/>
        </w:rPr>
        <w:t xml:space="preserve"> </w:t>
      </w:r>
      <w:proofErr w:type="spellStart"/>
      <w:r w:rsidRPr="00905FD3">
        <w:rPr>
          <w:rFonts w:cstheme="minorHAnsi"/>
          <w:color w:val="000000"/>
          <w:highlight w:val="yellow"/>
        </w:rPr>
        <w:t>on</w:t>
      </w:r>
      <w:proofErr w:type="spellEnd"/>
      <w:r w:rsidRPr="00905FD3">
        <w:rPr>
          <w:rFonts w:cstheme="minorHAnsi"/>
          <w:color w:val="000000"/>
          <w:highlight w:val="yellow"/>
        </w:rPr>
        <w:t>/off)</w:t>
      </w:r>
      <w:r w:rsidRPr="00905FD3">
        <w:rPr>
          <w:rFonts w:cstheme="minorHAnsi"/>
          <w:color w:val="000000"/>
        </w:rPr>
        <w:tab/>
      </w:r>
      <w:r w:rsidRPr="00905FD3">
        <w:rPr>
          <w:rFonts w:ascii="Arial" w:hAnsi="Arial" w:cs="Arial"/>
          <w:color w:val="0000FF"/>
        </w:rPr>
        <w:t>◄</w:t>
      </w:r>
    </w:p>
    <w:p w:rsidR="00D702C2" w:rsidRPr="00905FD3" w:rsidRDefault="00D702C2" w:rsidP="00D702C2">
      <w:pPr>
        <w:spacing w:line="480" w:lineRule="auto"/>
        <w:rPr>
          <w:rFonts w:cstheme="minorHAnsi"/>
          <w:color w:val="FF00FF"/>
        </w:rPr>
      </w:pPr>
      <w:r w:rsidRPr="00905FD3">
        <w:rPr>
          <w:rFonts w:cstheme="minorHAnsi"/>
          <w:color w:val="000000"/>
        </w:rPr>
        <w:tab/>
        <w:t xml:space="preserve">Conectarse al tópico </w:t>
      </w:r>
      <w:proofErr w:type="gramStart"/>
      <w:r w:rsidRPr="00905FD3">
        <w:rPr>
          <w:rFonts w:cstheme="minorHAnsi"/>
          <w:color w:val="000000"/>
        </w:rPr>
        <w:t xml:space="preserve">“ </w:t>
      </w:r>
      <w:proofErr w:type="spellStart"/>
      <w:r w:rsidRPr="00905FD3">
        <w:rPr>
          <w:rFonts w:cstheme="minorHAnsi"/>
          <w:color w:val="000000"/>
        </w:rPr>
        <w:t>topic</w:t>
      </w:r>
      <w:proofErr w:type="spellEnd"/>
      <w:proofErr w:type="gramEnd"/>
      <w:r w:rsidRPr="00905FD3">
        <w:rPr>
          <w:rFonts w:cstheme="minorHAnsi"/>
          <w:color w:val="000000"/>
        </w:rPr>
        <w:t xml:space="preserve">, </w:t>
      </w:r>
      <w:proofErr w:type="spellStart"/>
      <w:r w:rsidRPr="00905FD3">
        <w:rPr>
          <w:rFonts w:cstheme="minorHAnsi"/>
          <w:color w:val="FF0000"/>
        </w:rPr>
        <w:t>control_launch</w:t>
      </w:r>
      <w:proofErr w:type="spellEnd"/>
      <w:r w:rsidRPr="00905FD3">
        <w:rPr>
          <w:rFonts w:cstheme="minorHAnsi"/>
          <w:color w:val="000000"/>
        </w:rPr>
        <w:t xml:space="preserve"> , </w:t>
      </w:r>
      <w:proofErr w:type="spellStart"/>
      <w:r w:rsidRPr="00905FD3">
        <w:rPr>
          <w:rFonts w:cstheme="minorHAnsi"/>
          <w:color w:val="FF00FF"/>
        </w:rPr>
        <w:t>std_msgs</w:t>
      </w:r>
      <w:proofErr w:type="spellEnd"/>
      <w:r w:rsidRPr="00905FD3">
        <w:rPr>
          <w:rFonts w:cstheme="minorHAnsi"/>
          <w:color w:val="FF00FF"/>
        </w:rPr>
        <w:t>/</w:t>
      </w:r>
      <w:proofErr w:type="spellStart"/>
      <w:r w:rsidRPr="00905FD3">
        <w:rPr>
          <w:rFonts w:cstheme="minorHAnsi"/>
          <w:color w:val="FF00FF"/>
        </w:rPr>
        <w:t>String</w:t>
      </w:r>
      <w:proofErr w:type="spellEnd"/>
      <w:r w:rsidRPr="00905FD3">
        <w:rPr>
          <w:rFonts w:cstheme="minorHAnsi"/>
          <w:color w:val="FF00FF"/>
        </w:rPr>
        <w:t xml:space="preserve"> </w:t>
      </w:r>
      <w:r w:rsidRPr="00905FD3">
        <w:rPr>
          <w:rFonts w:cstheme="minorHAnsi"/>
          <w:color w:val="000000"/>
        </w:rPr>
        <w:t xml:space="preserve">“  </w:t>
      </w:r>
      <w:r w:rsidRPr="00905FD3">
        <w:rPr>
          <w:rFonts w:ascii="Arial" w:hAnsi="Arial" w:cs="Arial"/>
          <w:color w:val="FF0000"/>
        </w:rPr>
        <w:t>▼</w:t>
      </w:r>
    </w:p>
    <w:p w:rsidR="00D702C2" w:rsidRPr="00905FD3" w:rsidRDefault="00D702C2" w:rsidP="00D702C2">
      <w:pPr>
        <w:spacing w:line="480" w:lineRule="auto"/>
        <w:rPr>
          <w:rFonts w:cstheme="minorHAnsi"/>
          <w:color w:val="000000"/>
        </w:rPr>
      </w:pPr>
      <w:r w:rsidRPr="00905FD3">
        <w:rPr>
          <w:rFonts w:cstheme="minorHAnsi"/>
          <w:color w:val="FF00FF"/>
        </w:rPr>
        <w:tab/>
      </w:r>
      <w:r w:rsidRPr="00905FD3">
        <w:rPr>
          <w:rFonts w:cstheme="minorHAnsi"/>
          <w:color w:val="000000"/>
        </w:rPr>
        <w:t xml:space="preserve">Crear </w:t>
      </w:r>
      <w:proofErr w:type="spellStart"/>
      <w:r w:rsidRPr="00905FD3">
        <w:rPr>
          <w:rFonts w:cstheme="minorHAnsi"/>
          <w:color w:val="000000"/>
        </w:rPr>
        <w:t>msj</w:t>
      </w:r>
      <w:proofErr w:type="spellEnd"/>
      <w:r w:rsidRPr="00905FD3">
        <w:rPr>
          <w:rFonts w:cstheme="minorHAnsi"/>
          <w:color w:val="000000"/>
        </w:rPr>
        <w:t xml:space="preserve"> tipo</w:t>
      </w:r>
      <w:r w:rsidRPr="00905FD3">
        <w:rPr>
          <w:rFonts w:cstheme="minorHAnsi"/>
          <w:color w:val="FF00FF"/>
        </w:rPr>
        <w:t xml:space="preserve"> </w:t>
      </w:r>
      <w:proofErr w:type="spellStart"/>
      <w:r w:rsidRPr="00905FD3">
        <w:rPr>
          <w:rFonts w:cstheme="minorHAnsi"/>
          <w:color w:val="FF00FF"/>
        </w:rPr>
        <w:t>std_msgs</w:t>
      </w:r>
      <w:proofErr w:type="spellEnd"/>
      <w:r w:rsidRPr="00905FD3">
        <w:rPr>
          <w:rFonts w:cstheme="minorHAnsi"/>
          <w:color w:val="FF00FF"/>
        </w:rPr>
        <w:t>/</w:t>
      </w:r>
      <w:proofErr w:type="spellStart"/>
      <w:r w:rsidRPr="00905FD3">
        <w:rPr>
          <w:rFonts w:cstheme="minorHAnsi"/>
          <w:color w:val="FF00FF"/>
        </w:rPr>
        <w:t>String</w:t>
      </w:r>
      <w:proofErr w:type="spellEnd"/>
      <w:r w:rsidRPr="00905FD3">
        <w:rPr>
          <w:rFonts w:cstheme="minorHAnsi"/>
          <w:color w:val="FF00FF"/>
        </w:rPr>
        <w:t xml:space="preserve">  </w:t>
      </w:r>
      <w:r w:rsidRPr="00905FD3">
        <w:rPr>
          <w:rFonts w:cstheme="minorHAnsi"/>
          <w:color w:val="000000"/>
        </w:rPr>
        <w:t>(data: ‘prender’)</w:t>
      </w:r>
    </w:p>
    <w:p w:rsidR="00D702C2" w:rsidRPr="00905FD3" w:rsidRDefault="00D702C2" w:rsidP="00D702C2">
      <w:pPr>
        <w:spacing w:line="480" w:lineRule="auto"/>
        <w:rPr>
          <w:rFonts w:cstheme="minorHAnsi"/>
          <w:color w:val="000000"/>
        </w:rPr>
      </w:pPr>
      <w:r w:rsidRPr="00905FD3">
        <w:rPr>
          <w:rFonts w:cstheme="minorHAnsi"/>
          <w:color w:val="000000"/>
        </w:rPr>
        <w:tab/>
        <w:t xml:space="preserve">Publicar en </w:t>
      </w:r>
      <w:proofErr w:type="gramStart"/>
      <w:r w:rsidRPr="00905FD3">
        <w:rPr>
          <w:rFonts w:cstheme="minorHAnsi"/>
          <w:color w:val="000000"/>
        </w:rPr>
        <w:t xml:space="preserve">“ </w:t>
      </w:r>
      <w:proofErr w:type="spellStart"/>
      <w:r w:rsidRPr="00905FD3">
        <w:rPr>
          <w:rFonts w:cstheme="minorHAnsi"/>
          <w:color w:val="000000"/>
        </w:rPr>
        <w:t>topic</w:t>
      </w:r>
      <w:proofErr w:type="spellEnd"/>
      <w:proofErr w:type="gramEnd"/>
      <w:r w:rsidRPr="00905FD3">
        <w:rPr>
          <w:rFonts w:cstheme="minorHAnsi"/>
          <w:color w:val="000000"/>
        </w:rPr>
        <w:t xml:space="preserve">, </w:t>
      </w:r>
      <w:proofErr w:type="spellStart"/>
      <w:r w:rsidRPr="00905FD3">
        <w:rPr>
          <w:rFonts w:cstheme="minorHAnsi"/>
          <w:color w:val="FF0000"/>
        </w:rPr>
        <w:t>control_launch</w:t>
      </w:r>
      <w:proofErr w:type="spellEnd"/>
      <w:r w:rsidRPr="00905FD3">
        <w:rPr>
          <w:rFonts w:cstheme="minorHAnsi"/>
          <w:color w:val="000000"/>
        </w:rPr>
        <w:t xml:space="preserve"> “</w:t>
      </w:r>
    </w:p>
    <w:p w:rsidR="00D702C2" w:rsidRPr="00905FD3" w:rsidRDefault="00D702C2" w:rsidP="00D702C2">
      <w:pPr>
        <w:spacing w:line="480" w:lineRule="auto"/>
        <w:ind w:firstLine="708"/>
        <w:rPr>
          <w:rFonts w:cstheme="minorHAnsi"/>
          <w:color w:val="00FF00"/>
        </w:rPr>
      </w:pPr>
      <w:r w:rsidRPr="00905FD3">
        <w:rPr>
          <w:rFonts w:cstheme="minorHAnsi"/>
          <w:color w:val="00FF00"/>
        </w:rPr>
        <w:t>Informo en consola o cuadro de mensajes</w:t>
      </w:r>
    </w:p>
    <w:p w:rsidR="00D702C2" w:rsidRPr="00905FD3" w:rsidRDefault="00D702C2" w:rsidP="00D702C2">
      <w:pPr>
        <w:spacing w:line="480" w:lineRule="auto"/>
        <w:jc w:val="center"/>
        <w:rPr>
          <w:rFonts w:cstheme="minorHAnsi"/>
          <w:color w:val="0000FF"/>
          <w:sz w:val="40"/>
          <w:szCs w:val="40"/>
        </w:rPr>
      </w:pPr>
      <w:r w:rsidRPr="00905FD3">
        <w:rPr>
          <w:rFonts w:cstheme="minorHAnsi"/>
          <w:color w:val="0000FF"/>
          <w:sz w:val="40"/>
          <w:szCs w:val="40"/>
        </w:rPr>
        <w:lastRenderedPageBreak/>
        <w:t>///////////  FIN LAUNCH   ////////</w:t>
      </w:r>
    </w:p>
    <w:p w:rsidR="00D702C2" w:rsidRPr="00905FD3" w:rsidRDefault="00D702C2" w:rsidP="00D702C2">
      <w:pPr>
        <w:spacing w:line="480" w:lineRule="auto"/>
        <w:jc w:val="center"/>
        <w:rPr>
          <w:rFonts w:cstheme="minorHAnsi"/>
          <w:color w:val="0000FF"/>
          <w:sz w:val="40"/>
          <w:szCs w:val="40"/>
        </w:rPr>
      </w:pPr>
    </w:p>
    <w:p w:rsidR="00D702C2" w:rsidRPr="00905FD3" w:rsidRDefault="00D702C2" w:rsidP="00D702C2">
      <w:pPr>
        <w:spacing w:line="480" w:lineRule="auto"/>
        <w:jc w:val="center"/>
        <w:rPr>
          <w:rFonts w:cstheme="minorHAnsi"/>
          <w:color w:val="0000FF"/>
          <w:sz w:val="40"/>
          <w:szCs w:val="40"/>
        </w:rPr>
      </w:pPr>
      <w:r w:rsidRPr="00905FD3">
        <w:rPr>
          <w:rFonts w:cstheme="minorHAnsi"/>
          <w:color w:val="0000FF"/>
          <w:sz w:val="40"/>
          <w:szCs w:val="40"/>
        </w:rPr>
        <w:t>///////////  Inicio cambio de modo   ////////</w:t>
      </w:r>
    </w:p>
    <w:p w:rsidR="000D2836" w:rsidRPr="00905FD3" w:rsidRDefault="00D702C2" w:rsidP="00D702C2">
      <w:pPr>
        <w:spacing w:line="480" w:lineRule="auto"/>
        <w:rPr>
          <w:rFonts w:cstheme="minorHAnsi"/>
          <w:color w:val="000000"/>
        </w:rPr>
      </w:pPr>
      <w:proofErr w:type="spellStart"/>
      <w:proofErr w:type="gramStart"/>
      <w:r w:rsidRPr="00905FD3">
        <w:rPr>
          <w:rFonts w:cstheme="minorHAnsi"/>
          <w:color w:val="000000"/>
        </w:rPr>
        <w:t>let</w:t>
      </w:r>
      <w:proofErr w:type="spellEnd"/>
      <w:proofErr w:type="gramEnd"/>
      <w:r w:rsidRPr="00905FD3">
        <w:rPr>
          <w:rFonts w:cstheme="minorHAnsi"/>
          <w:color w:val="000000"/>
        </w:rPr>
        <w:t xml:space="preserve"> </w:t>
      </w:r>
      <w:proofErr w:type="spellStart"/>
      <w:r w:rsidRPr="00905FD3">
        <w:rPr>
          <w:rFonts w:cstheme="minorHAnsi"/>
          <w:color w:val="000000"/>
        </w:rPr>
        <w:t>nombre_temp</w:t>
      </w:r>
      <w:r w:rsidR="000D2836" w:rsidRPr="00905FD3">
        <w:rPr>
          <w:rFonts w:cstheme="minorHAnsi"/>
          <w:color w:val="000000"/>
        </w:rPr>
        <w:t>oral_rutina</w:t>
      </w:r>
      <w:proofErr w:type="spellEnd"/>
      <w:r w:rsidR="000D2836" w:rsidRPr="00905FD3">
        <w:rPr>
          <w:rFonts w:cstheme="minorHAnsi"/>
          <w:color w:val="000000"/>
        </w:rPr>
        <w:t>;</w:t>
      </w:r>
      <w:r w:rsidR="000D2836" w:rsidRPr="00905FD3">
        <w:rPr>
          <w:rFonts w:cstheme="minorHAnsi"/>
          <w:color w:val="000000"/>
        </w:rPr>
        <w:tab/>
      </w:r>
      <w:r w:rsidR="000D2836" w:rsidRPr="00905FD3">
        <w:rPr>
          <w:rFonts w:cstheme="minorHAnsi"/>
          <w:color w:val="000000"/>
        </w:rPr>
        <w:tab/>
      </w:r>
      <w:r w:rsidR="000D2836" w:rsidRPr="00905FD3">
        <w:rPr>
          <w:rFonts w:cstheme="minorHAnsi"/>
          <w:color w:val="000000"/>
        </w:rPr>
        <w:tab/>
      </w:r>
      <w:r w:rsidR="000D2836" w:rsidRPr="00905FD3">
        <w:rPr>
          <w:rFonts w:cstheme="minorHAnsi"/>
          <w:color w:val="000000"/>
        </w:rPr>
        <w:tab/>
      </w:r>
      <w:r w:rsidR="000D2836" w:rsidRPr="00905FD3">
        <w:rPr>
          <w:rFonts w:ascii="Arial" w:hAnsi="Arial" w:cs="Arial"/>
          <w:color w:val="FF0000"/>
        </w:rPr>
        <w:t>◄</w:t>
      </w:r>
    </w:p>
    <w:p w:rsidR="00D702C2" w:rsidRPr="00905FD3" w:rsidRDefault="00D702C2" w:rsidP="00D702C2">
      <w:pPr>
        <w:spacing w:line="480" w:lineRule="auto"/>
        <w:rPr>
          <w:rFonts w:cstheme="minorHAnsi"/>
          <w:color w:val="000000"/>
        </w:rPr>
      </w:pPr>
      <w:proofErr w:type="spellStart"/>
      <w:proofErr w:type="gramStart"/>
      <w:r w:rsidRPr="00905FD3">
        <w:rPr>
          <w:rFonts w:cstheme="minorHAnsi"/>
          <w:color w:val="000000"/>
        </w:rPr>
        <w:t>let</w:t>
      </w:r>
      <w:proofErr w:type="spellEnd"/>
      <w:proofErr w:type="gramEnd"/>
      <w:r w:rsidRPr="00905FD3">
        <w:rPr>
          <w:rFonts w:cstheme="minorHAnsi"/>
          <w:color w:val="000000"/>
        </w:rPr>
        <w:t xml:space="preserve"> </w:t>
      </w:r>
      <w:proofErr w:type="spellStart"/>
      <w:r w:rsidRPr="00905FD3">
        <w:rPr>
          <w:rFonts w:cstheme="minorHAnsi"/>
          <w:color w:val="000000"/>
        </w:rPr>
        <w:t>contadorRutina</w:t>
      </w:r>
      <w:proofErr w:type="spellEnd"/>
      <w:r w:rsidRPr="00905FD3">
        <w:rPr>
          <w:rFonts w:cstheme="minorHAnsi"/>
          <w:color w:val="000000"/>
        </w:rPr>
        <w:t xml:space="preserve"> = 1;</w:t>
      </w:r>
      <w:r w:rsidR="000D2836" w:rsidRPr="00905FD3">
        <w:rPr>
          <w:rFonts w:cstheme="minorHAnsi"/>
          <w:color w:val="000000"/>
        </w:rPr>
        <w:tab/>
      </w:r>
      <w:r w:rsidR="000D2836" w:rsidRPr="00905FD3">
        <w:rPr>
          <w:rFonts w:cstheme="minorHAnsi"/>
          <w:color w:val="000000"/>
        </w:rPr>
        <w:tab/>
      </w:r>
      <w:r w:rsidR="000D2836" w:rsidRPr="00905FD3">
        <w:rPr>
          <w:rFonts w:cstheme="minorHAnsi"/>
          <w:color w:val="000000"/>
        </w:rPr>
        <w:tab/>
      </w:r>
      <w:r w:rsidR="000D2836" w:rsidRPr="00905FD3">
        <w:rPr>
          <w:rFonts w:cstheme="minorHAnsi"/>
          <w:color w:val="000000"/>
        </w:rPr>
        <w:tab/>
      </w:r>
      <w:r w:rsidR="000D2836" w:rsidRPr="00905FD3">
        <w:rPr>
          <w:rFonts w:cstheme="minorHAnsi"/>
          <w:color w:val="000000"/>
        </w:rPr>
        <w:tab/>
      </w:r>
      <w:r w:rsidR="000D2836" w:rsidRPr="00905FD3">
        <w:rPr>
          <w:rFonts w:ascii="Arial" w:hAnsi="Arial" w:cs="Arial"/>
          <w:color w:val="FF0000"/>
        </w:rPr>
        <w:t>◄</w:t>
      </w:r>
    </w:p>
    <w:p w:rsidR="00BC2705" w:rsidRPr="00905FD3" w:rsidRDefault="00D702C2" w:rsidP="00BC2705">
      <w:pPr>
        <w:spacing w:line="480" w:lineRule="auto"/>
        <w:rPr>
          <w:rFonts w:cstheme="minorHAnsi"/>
          <w:color w:val="000000"/>
        </w:rPr>
      </w:pPr>
      <w:r w:rsidRPr="00905FD3">
        <w:rPr>
          <w:rFonts w:cstheme="minorHAnsi"/>
          <w:color w:val="FF0000"/>
        </w:rPr>
        <w:t xml:space="preserve">F </w:t>
      </w:r>
      <w:proofErr w:type="spellStart"/>
      <w:proofErr w:type="gramStart"/>
      <w:r w:rsidR="000D2836" w:rsidRPr="00905FD3">
        <w:rPr>
          <w:rFonts w:cstheme="minorHAnsi"/>
          <w:color w:val="000000"/>
        </w:rPr>
        <w:t>activarModoEscritura</w:t>
      </w:r>
      <w:proofErr w:type="spellEnd"/>
      <w:r w:rsidR="000D2836" w:rsidRPr="00905FD3">
        <w:rPr>
          <w:rFonts w:cstheme="minorHAnsi"/>
          <w:color w:val="000000"/>
        </w:rPr>
        <w:t>(</w:t>
      </w:r>
      <w:proofErr w:type="gramEnd"/>
      <w:r w:rsidR="000D2836" w:rsidRPr="00905FD3">
        <w:rPr>
          <w:rFonts w:cstheme="minorHAnsi"/>
          <w:color w:val="000000"/>
        </w:rPr>
        <w:t>)</w:t>
      </w:r>
      <w:r w:rsidR="002D5184">
        <w:rPr>
          <w:rFonts w:cstheme="minorHAnsi"/>
          <w:color w:val="000000"/>
        </w:rPr>
        <w:tab/>
      </w:r>
      <w:r w:rsidR="002D5184">
        <w:rPr>
          <w:rFonts w:cstheme="minorHAnsi"/>
          <w:color w:val="000000"/>
        </w:rPr>
        <w:tab/>
      </w:r>
      <w:r w:rsidR="002D5184">
        <w:rPr>
          <w:rFonts w:cstheme="minorHAnsi"/>
          <w:color w:val="000000"/>
        </w:rPr>
        <w:tab/>
      </w:r>
      <w:r w:rsidR="00BC2705" w:rsidRPr="00905FD3">
        <w:rPr>
          <w:rFonts w:ascii="Arial" w:hAnsi="Arial" w:cs="Arial"/>
          <w:color w:val="00FF00"/>
          <w:lang w:eastAsia="ja-JP"/>
        </w:rPr>
        <w:t>▲</w:t>
      </w:r>
      <w:r w:rsidR="00BC2705" w:rsidRPr="00905FD3">
        <w:rPr>
          <w:rFonts w:cstheme="minorHAnsi"/>
          <w:color w:val="00FF00"/>
          <w:lang w:eastAsia="ja-JP"/>
        </w:rPr>
        <w:t xml:space="preserve">  </w:t>
      </w:r>
      <w:r w:rsidR="00BC2705" w:rsidRPr="00905FD3">
        <w:rPr>
          <w:rFonts w:cstheme="minorHAnsi"/>
          <w:color w:val="000000"/>
          <w:highlight w:val="yellow"/>
          <w:lang w:eastAsia="ja-JP"/>
        </w:rPr>
        <w:t>(tal vez se reemplace con una página)</w:t>
      </w:r>
      <w:r w:rsidR="00BC2705" w:rsidRPr="00905FD3">
        <w:rPr>
          <w:rFonts w:cstheme="minorHAnsi"/>
          <w:color w:val="000000"/>
        </w:rPr>
        <w:t xml:space="preserve"> </w:t>
      </w:r>
      <w:r w:rsidR="002D5184">
        <w:rPr>
          <w:rFonts w:cstheme="minorHAnsi"/>
          <w:color w:val="000000"/>
        </w:rPr>
        <w:t>(revisar porque hay subscripciones)</w:t>
      </w:r>
    </w:p>
    <w:p w:rsidR="00BC2705" w:rsidRPr="002D5184" w:rsidRDefault="00BC2705" w:rsidP="00BC2705">
      <w:pPr>
        <w:spacing w:line="480" w:lineRule="auto"/>
        <w:rPr>
          <w:rFonts w:cstheme="minorHAnsi"/>
          <w:color w:val="000000"/>
        </w:rPr>
      </w:pPr>
      <w:r w:rsidRPr="00905FD3">
        <w:rPr>
          <w:rFonts w:cstheme="minorHAnsi"/>
          <w:color w:val="FF0000"/>
        </w:rPr>
        <w:t xml:space="preserve">F </w:t>
      </w:r>
      <w:proofErr w:type="spellStart"/>
      <w:proofErr w:type="gramStart"/>
      <w:r w:rsidRPr="00905FD3">
        <w:rPr>
          <w:rFonts w:cstheme="minorHAnsi"/>
          <w:color w:val="000000"/>
        </w:rPr>
        <w:t>activarModoLectura</w:t>
      </w:r>
      <w:proofErr w:type="spellEnd"/>
      <w:r w:rsidRPr="00905FD3">
        <w:rPr>
          <w:rFonts w:cstheme="minorHAnsi"/>
          <w:color w:val="000000"/>
        </w:rPr>
        <w:t>(</w:t>
      </w:r>
      <w:proofErr w:type="gramEnd"/>
      <w:r w:rsidRPr="00905FD3">
        <w:rPr>
          <w:rFonts w:cstheme="minorHAnsi"/>
          <w:color w:val="000000"/>
        </w:rPr>
        <w:t>)</w:t>
      </w:r>
      <w:r w:rsidR="002D5184">
        <w:rPr>
          <w:rFonts w:cstheme="minorHAnsi"/>
          <w:color w:val="000000"/>
        </w:rPr>
        <w:tab/>
      </w:r>
      <w:r w:rsidR="002D5184">
        <w:rPr>
          <w:rFonts w:cstheme="minorHAnsi"/>
          <w:color w:val="000000"/>
        </w:rPr>
        <w:tab/>
      </w:r>
      <w:r w:rsidR="002D5184">
        <w:rPr>
          <w:rFonts w:cstheme="minorHAnsi"/>
          <w:color w:val="000000"/>
        </w:rPr>
        <w:tab/>
      </w:r>
      <w:r w:rsidR="002D5184">
        <w:rPr>
          <w:rFonts w:cstheme="minorHAnsi"/>
          <w:color w:val="000000"/>
        </w:rPr>
        <w:tab/>
      </w:r>
      <w:r w:rsidRPr="00905FD3">
        <w:rPr>
          <w:rFonts w:ascii="Arial" w:hAnsi="Arial" w:cs="Arial"/>
          <w:color w:val="00FF00"/>
          <w:lang w:eastAsia="ja-JP"/>
        </w:rPr>
        <w:t>▲</w:t>
      </w:r>
      <w:r w:rsidRPr="00905FD3">
        <w:rPr>
          <w:rFonts w:cstheme="minorHAnsi"/>
          <w:color w:val="00FF00"/>
          <w:lang w:eastAsia="ja-JP"/>
        </w:rPr>
        <w:t xml:space="preserve">  </w:t>
      </w:r>
      <w:r w:rsidRPr="00905FD3">
        <w:rPr>
          <w:rFonts w:cstheme="minorHAnsi"/>
          <w:color w:val="000000"/>
          <w:highlight w:val="yellow"/>
          <w:lang w:eastAsia="ja-JP"/>
        </w:rPr>
        <w:t>(tal vez se reemplace con una página)</w:t>
      </w:r>
      <w:r w:rsidRPr="00905FD3">
        <w:rPr>
          <w:rFonts w:cstheme="minorHAnsi"/>
          <w:color w:val="0000FF"/>
        </w:rPr>
        <w:t xml:space="preserve"> </w:t>
      </w:r>
      <w:r w:rsidR="002D5184">
        <w:rPr>
          <w:rFonts w:cstheme="minorHAnsi"/>
          <w:color w:val="000000"/>
        </w:rPr>
        <w:t>(revisar porque hay subscripciones)</w:t>
      </w:r>
    </w:p>
    <w:p w:rsidR="00BC2705" w:rsidRPr="00905FD3" w:rsidRDefault="00BC2705" w:rsidP="00BC2705">
      <w:pPr>
        <w:spacing w:line="480" w:lineRule="auto"/>
        <w:rPr>
          <w:rFonts w:cstheme="minorHAnsi"/>
          <w:color w:val="00FF00"/>
        </w:rPr>
      </w:pPr>
      <w:proofErr w:type="spellStart"/>
      <w:proofErr w:type="gramStart"/>
      <w:r w:rsidRPr="00905FD3">
        <w:rPr>
          <w:rFonts w:cstheme="minorHAnsi"/>
          <w:color w:val="000000"/>
        </w:rPr>
        <w:t>let</w:t>
      </w:r>
      <w:proofErr w:type="spellEnd"/>
      <w:proofErr w:type="gramEnd"/>
      <w:r w:rsidRPr="00905FD3">
        <w:rPr>
          <w:rFonts w:cstheme="minorHAnsi"/>
          <w:color w:val="000000"/>
        </w:rPr>
        <w:t xml:space="preserve"> </w:t>
      </w:r>
      <w:proofErr w:type="spellStart"/>
      <w:r w:rsidRPr="00905FD3">
        <w:rPr>
          <w:rFonts w:cstheme="minorHAnsi"/>
          <w:color w:val="000000"/>
        </w:rPr>
        <w:t>enModoActuar</w:t>
      </w:r>
      <w:proofErr w:type="spellEnd"/>
      <w:r w:rsidRPr="00905FD3">
        <w:rPr>
          <w:rFonts w:cstheme="minorHAnsi"/>
          <w:color w:val="000000"/>
        </w:rPr>
        <w:t xml:space="preserve"> = false;</w:t>
      </w:r>
      <w:r w:rsidRPr="00905FD3">
        <w:rPr>
          <w:rFonts w:cstheme="minorHAnsi"/>
          <w:color w:val="00FF00"/>
        </w:rPr>
        <w:t xml:space="preserve"> // </w:t>
      </w:r>
      <w:proofErr w:type="spellStart"/>
      <w:r w:rsidRPr="00905FD3">
        <w:rPr>
          <w:rFonts w:cstheme="minorHAnsi"/>
          <w:color w:val="00FF00"/>
        </w:rPr>
        <w:t>Flag</w:t>
      </w:r>
      <w:proofErr w:type="spellEnd"/>
      <w:r w:rsidRPr="00905FD3">
        <w:rPr>
          <w:rFonts w:cstheme="minorHAnsi"/>
          <w:color w:val="00FF00"/>
        </w:rPr>
        <w:t xml:space="preserve"> para controlar el envío de mensajes</w:t>
      </w:r>
      <w:r w:rsidRPr="00905FD3">
        <w:rPr>
          <w:rFonts w:cstheme="minorHAnsi"/>
          <w:color w:val="00FF00"/>
        </w:rPr>
        <w:tab/>
      </w:r>
      <w:r w:rsidRPr="00905FD3">
        <w:rPr>
          <w:rFonts w:cstheme="minorHAnsi"/>
          <w:color w:val="00FF00"/>
        </w:rPr>
        <w:tab/>
      </w:r>
      <w:r w:rsidRPr="00905FD3">
        <w:rPr>
          <w:rFonts w:cstheme="minorHAnsi"/>
          <w:color w:val="00FF00"/>
        </w:rPr>
        <w:tab/>
      </w:r>
      <w:r w:rsidRPr="00905FD3">
        <w:rPr>
          <w:rFonts w:cstheme="minorHAnsi"/>
          <w:color w:val="00FF00"/>
        </w:rPr>
        <w:tab/>
      </w:r>
      <w:r w:rsidRPr="00905FD3">
        <w:rPr>
          <w:rFonts w:ascii="Arial" w:hAnsi="Arial" w:cs="Arial"/>
          <w:color w:val="FF0000"/>
        </w:rPr>
        <w:t>◄</w:t>
      </w:r>
    </w:p>
    <w:p w:rsidR="00BC2705" w:rsidRPr="00905FD3" w:rsidRDefault="00BC2705" w:rsidP="00BC2705">
      <w:pPr>
        <w:spacing w:line="480" w:lineRule="auto"/>
        <w:rPr>
          <w:rFonts w:cstheme="minorHAnsi"/>
          <w:color w:val="000000"/>
        </w:rPr>
      </w:pPr>
      <w:r w:rsidRPr="00905FD3">
        <w:rPr>
          <w:rFonts w:cstheme="minorHAnsi"/>
          <w:color w:val="0000FF"/>
        </w:rPr>
        <w:t xml:space="preserve">F </w:t>
      </w:r>
      <w:r w:rsidRPr="00905FD3">
        <w:rPr>
          <w:rFonts w:cstheme="minorHAnsi"/>
          <w:color w:val="000000"/>
        </w:rPr>
        <w:t xml:space="preserve">que corre al recibir </w:t>
      </w:r>
      <w:proofErr w:type="spellStart"/>
      <w:r w:rsidRPr="00905FD3">
        <w:rPr>
          <w:rFonts w:cstheme="minorHAnsi"/>
          <w:color w:val="000000"/>
        </w:rPr>
        <w:t>msg</w:t>
      </w:r>
      <w:proofErr w:type="spellEnd"/>
      <w:r w:rsidRPr="00905FD3">
        <w:rPr>
          <w:rFonts w:cstheme="minorHAnsi"/>
          <w:color w:val="000000"/>
        </w:rPr>
        <w:t xml:space="preserve"> y </w:t>
      </w:r>
      <w:r w:rsidRPr="00905FD3">
        <w:rPr>
          <w:rFonts w:cstheme="minorHAnsi"/>
          <w:color w:val="0000FF"/>
        </w:rPr>
        <w:t xml:space="preserve">Subscripción de </w:t>
      </w:r>
      <w:r w:rsidRPr="00905FD3">
        <w:rPr>
          <w:rFonts w:cstheme="minorHAnsi"/>
          <w:color w:val="000000"/>
        </w:rPr>
        <w:t>“</w:t>
      </w:r>
      <w:proofErr w:type="spellStart"/>
      <w:r w:rsidRPr="00905FD3">
        <w:rPr>
          <w:rFonts w:cstheme="minorHAnsi"/>
          <w:color w:val="000000"/>
        </w:rPr>
        <w:t>Modo_actual</w:t>
      </w:r>
      <w:proofErr w:type="spellEnd"/>
      <w:r w:rsidRPr="00905FD3">
        <w:rPr>
          <w:rFonts w:cstheme="minorHAnsi"/>
          <w:color w:val="000000"/>
        </w:rPr>
        <w:t xml:space="preserve">, </w:t>
      </w:r>
      <w:proofErr w:type="spellStart"/>
      <w:r w:rsidRPr="00905FD3">
        <w:rPr>
          <w:rFonts w:cstheme="minorHAnsi"/>
          <w:color w:val="FF0000"/>
        </w:rPr>
        <w:t>modoActuarTopic</w:t>
      </w:r>
      <w:proofErr w:type="spellEnd"/>
      <w:r w:rsidRPr="00905FD3">
        <w:rPr>
          <w:rFonts w:cstheme="minorHAnsi"/>
          <w:color w:val="000000"/>
        </w:rPr>
        <w:t xml:space="preserve">” </w:t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r w:rsidRPr="00905FD3">
        <w:rPr>
          <w:rFonts w:ascii="Arial" w:hAnsi="Arial" w:cs="Arial"/>
          <w:color w:val="FF00FF"/>
          <w:lang w:eastAsia="ja-JP"/>
        </w:rPr>
        <w:t>▲</w:t>
      </w:r>
    </w:p>
    <w:p w:rsidR="00BC2705" w:rsidRPr="00905FD3" w:rsidRDefault="00BC2705" w:rsidP="00BC2705">
      <w:pPr>
        <w:spacing w:line="480" w:lineRule="auto"/>
        <w:rPr>
          <w:rFonts w:cstheme="minorHAnsi"/>
          <w:color w:val="000000"/>
          <w:lang w:eastAsia="ja-JP"/>
        </w:rPr>
      </w:pPr>
      <w:r w:rsidRPr="00905FD3">
        <w:rPr>
          <w:rFonts w:cstheme="minorHAnsi"/>
          <w:color w:val="000000"/>
          <w:lang w:eastAsia="ja-JP"/>
        </w:rPr>
        <w:tab/>
      </w:r>
      <w:r w:rsidR="00BE6570" w:rsidRPr="00905FD3">
        <w:rPr>
          <w:rFonts w:cstheme="minorHAnsi"/>
          <w:color w:val="000000"/>
          <w:lang w:eastAsia="ja-JP"/>
        </w:rPr>
        <w:t xml:space="preserve">SI </w:t>
      </w:r>
      <w:proofErr w:type="spellStart"/>
      <w:proofErr w:type="gramStart"/>
      <w:r w:rsidR="00BE6570" w:rsidRPr="00905FD3">
        <w:rPr>
          <w:rFonts w:cstheme="minorHAnsi"/>
          <w:color w:val="000000"/>
          <w:lang w:eastAsia="ja-JP"/>
        </w:rPr>
        <w:t>enModoActual</w:t>
      </w:r>
      <w:proofErr w:type="spellEnd"/>
      <w:r w:rsidR="00BE6570" w:rsidRPr="00905FD3">
        <w:rPr>
          <w:rFonts w:cstheme="minorHAnsi"/>
          <w:color w:val="000000"/>
          <w:lang w:eastAsia="ja-JP"/>
        </w:rPr>
        <w:t>(</w:t>
      </w:r>
      <w:proofErr w:type="gramEnd"/>
      <w:r w:rsidR="00BE6570" w:rsidRPr="00905FD3">
        <w:rPr>
          <w:rFonts w:cstheme="minorHAnsi"/>
          <w:color w:val="000000"/>
          <w:lang w:eastAsia="ja-JP"/>
        </w:rPr>
        <w:t>true)</w:t>
      </w:r>
    </w:p>
    <w:p w:rsidR="00BE6570" w:rsidRPr="00905FD3" w:rsidRDefault="00BE6570" w:rsidP="00BC2705">
      <w:pPr>
        <w:spacing w:line="480" w:lineRule="auto"/>
        <w:rPr>
          <w:rFonts w:cstheme="minorHAnsi"/>
          <w:color w:val="000000"/>
          <w:lang w:eastAsia="ja-JP"/>
        </w:rPr>
      </w:pPr>
      <w:r w:rsidRPr="00905FD3">
        <w:rPr>
          <w:rFonts w:cstheme="minorHAnsi"/>
          <w:color w:val="000000"/>
          <w:lang w:eastAsia="ja-JP"/>
        </w:rPr>
        <w:tab/>
      </w:r>
      <w:r w:rsidRPr="00905FD3">
        <w:rPr>
          <w:rFonts w:cstheme="minorHAnsi"/>
          <w:color w:val="000000"/>
          <w:lang w:eastAsia="ja-JP"/>
        </w:rPr>
        <w:tab/>
      </w:r>
      <w:proofErr w:type="spellStart"/>
      <w:proofErr w:type="gramStart"/>
      <w:r w:rsidRPr="00905FD3">
        <w:rPr>
          <w:rFonts w:cstheme="minorHAnsi"/>
          <w:color w:val="000000"/>
          <w:lang w:eastAsia="ja-JP"/>
        </w:rPr>
        <w:t>enModoActuar</w:t>
      </w:r>
      <w:proofErr w:type="spellEnd"/>
      <w:proofErr w:type="gramEnd"/>
      <w:r w:rsidRPr="00905FD3">
        <w:rPr>
          <w:rFonts w:cstheme="minorHAnsi"/>
          <w:color w:val="000000"/>
          <w:lang w:eastAsia="ja-JP"/>
        </w:rPr>
        <w:t xml:space="preserve"> = false;</w:t>
      </w:r>
    </w:p>
    <w:p w:rsidR="00BE6570" w:rsidRPr="00905FD3" w:rsidRDefault="00BE6570" w:rsidP="00BC2705">
      <w:pPr>
        <w:spacing w:line="480" w:lineRule="auto"/>
        <w:rPr>
          <w:rFonts w:cstheme="minorHAnsi"/>
          <w:color w:val="000000"/>
          <w:lang w:eastAsia="ja-JP"/>
        </w:rPr>
      </w:pPr>
      <w:r w:rsidRPr="00905FD3">
        <w:rPr>
          <w:rFonts w:cstheme="minorHAnsi"/>
          <w:color w:val="000000"/>
          <w:lang w:eastAsia="ja-JP"/>
        </w:rPr>
        <w:tab/>
      </w:r>
      <w:r w:rsidRPr="00905FD3">
        <w:rPr>
          <w:rFonts w:cstheme="minorHAnsi"/>
          <w:color w:val="000000"/>
          <w:lang w:eastAsia="ja-JP"/>
        </w:rPr>
        <w:tab/>
        <w:t>Salir de función</w:t>
      </w:r>
    </w:p>
    <w:p w:rsidR="00BE6570" w:rsidRPr="00905FD3" w:rsidRDefault="00BE6570" w:rsidP="00BC2705">
      <w:pPr>
        <w:spacing w:line="480" w:lineRule="auto"/>
        <w:rPr>
          <w:rFonts w:cstheme="minorHAnsi"/>
          <w:color w:val="000000"/>
          <w:lang w:eastAsia="ja-JP"/>
        </w:rPr>
      </w:pPr>
      <w:r w:rsidRPr="00905FD3">
        <w:rPr>
          <w:rFonts w:cstheme="minorHAnsi"/>
          <w:color w:val="000000"/>
          <w:lang w:eastAsia="ja-JP"/>
        </w:rPr>
        <w:tab/>
        <w:t xml:space="preserve">SI componente data del </w:t>
      </w:r>
      <w:proofErr w:type="spellStart"/>
      <w:r w:rsidRPr="00905FD3">
        <w:rPr>
          <w:rFonts w:cstheme="minorHAnsi"/>
          <w:color w:val="000000"/>
          <w:lang w:eastAsia="ja-JP"/>
        </w:rPr>
        <w:t>msg</w:t>
      </w:r>
      <w:proofErr w:type="spellEnd"/>
      <w:r w:rsidRPr="00905FD3">
        <w:rPr>
          <w:rFonts w:cstheme="minorHAnsi"/>
          <w:color w:val="000000"/>
          <w:lang w:eastAsia="ja-JP"/>
        </w:rPr>
        <w:t xml:space="preserve"> recibido  = true</w:t>
      </w:r>
      <w:r w:rsidRPr="00905FD3">
        <w:rPr>
          <w:rFonts w:cstheme="minorHAnsi"/>
          <w:color w:val="000000"/>
          <w:lang w:eastAsia="ja-JP"/>
        </w:rPr>
        <w:br/>
      </w:r>
      <w:r w:rsidRPr="00905FD3">
        <w:rPr>
          <w:rFonts w:cstheme="minorHAnsi"/>
          <w:color w:val="000000"/>
          <w:lang w:eastAsia="ja-JP"/>
        </w:rPr>
        <w:tab/>
        <w:t>|</w:t>
      </w:r>
      <w:r w:rsidRPr="00905FD3">
        <w:rPr>
          <w:rFonts w:cstheme="minorHAnsi"/>
          <w:color w:val="000000"/>
          <w:lang w:eastAsia="ja-JP"/>
        </w:rPr>
        <w:tab/>
        <w:t xml:space="preserve">SI </w:t>
      </w:r>
      <w:proofErr w:type="gramStart"/>
      <w:r w:rsidRPr="00905FD3">
        <w:rPr>
          <w:rFonts w:cstheme="minorHAnsi"/>
          <w:color w:val="000000"/>
          <w:lang w:eastAsia="ja-JP"/>
        </w:rPr>
        <w:t xml:space="preserve">“ </w:t>
      </w:r>
      <w:proofErr w:type="spellStart"/>
      <w:r w:rsidRPr="00905FD3">
        <w:rPr>
          <w:rFonts w:cstheme="minorHAnsi"/>
          <w:color w:val="000000"/>
          <w:lang w:eastAsia="ja-JP"/>
        </w:rPr>
        <w:t>modo</w:t>
      </w:r>
      <w:proofErr w:type="gramEnd"/>
      <w:r w:rsidRPr="00905FD3">
        <w:rPr>
          <w:rFonts w:cstheme="minorHAnsi"/>
          <w:color w:val="000000"/>
          <w:lang w:eastAsia="ja-JP"/>
        </w:rPr>
        <w:t>_funcionamiento</w:t>
      </w:r>
      <w:proofErr w:type="spellEnd"/>
      <w:r w:rsidRPr="00905FD3">
        <w:rPr>
          <w:rFonts w:cstheme="minorHAnsi"/>
          <w:color w:val="000000"/>
          <w:lang w:eastAsia="ja-JP"/>
        </w:rPr>
        <w:t xml:space="preserve"> “ diferente de 1</w:t>
      </w:r>
    </w:p>
    <w:p w:rsidR="00BE6570" w:rsidRPr="00905FD3" w:rsidRDefault="00BE6570" w:rsidP="00BC2705">
      <w:pPr>
        <w:spacing w:line="480" w:lineRule="auto"/>
        <w:rPr>
          <w:rFonts w:cstheme="minorHAnsi"/>
          <w:color w:val="000000"/>
        </w:rPr>
      </w:pPr>
      <w:r w:rsidRPr="00905FD3">
        <w:rPr>
          <w:rFonts w:cstheme="minorHAnsi"/>
          <w:color w:val="000000"/>
          <w:lang w:eastAsia="ja-JP"/>
        </w:rPr>
        <w:tab/>
        <w:t>|</w:t>
      </w:r>
      <w:r w:rsidRPr="00905FD3">
        <w:rPr>
          <w:rFonts w:cstheme="minorHAnsi"/>
          <w:color w:val="000000"/>
          <w:lang w:eastAsia="ja-JP"/>
        </w:rPr>
        <w:tab/>
      </w:r>
      <w:r w:rsidRPr="00905FD3">
        <w:rPr>
          <w:rFonts w:cstheme="minorHAnsi"/>
          <w:color w:val="000000"/>
          <w:lang w:eastAsia="ja-JP"/>
        </w:rPr>
        <w:tab/>
        <w:t>Correr “</w:t>
      </w:r>
      <w:r w:rsidRPr="00905FD3">
        <w:rPr>
          <w:rFonts w:cstheme="minorHAnsi"/>
          <w:color w:val="FF0000"/>
        </w:rPr>
        <w:t xml:space="preserve">F </w:t>
      </w:r>
      <w:proofErr w:type="spellStart"/>
      <w:proofErr w:type="gramStart"/>
      <w:r w:rsidRPr="00905FD3">
        <w:rPr>
          <w:rFonts w:cstheme="minorHAnsi"/>
          <w:color w:val="000000"/>
        </w:rPr>
        <w:t>activarModoEscritura</w:t>
      </w:r>
      <w:proofErr w:type="spellEnd"/>
      <w:r w:rsidRPr="00905FD3">
        <w:rPr>
          <w:rFonts w:cstheme="minorHAnsi"/>
          <w:color w:val="000000"/>
        </w:rPr>
        <w:t>(</w:t>
      </w:r>
      <w:proofErr w:type="gramEnd"/>
      <w:r w:rsidRPr="00905FD3">
        <w:rPr>
          <w:rFonts w:cstheme="minorHAnsi"/>
          <w:color w:val="000000"/>
        </w:rPr>
        <w:t>) “  (o pasar a la otra página)</w:t>
      </w:r>
      <w:r w:rsidR="007E32AF" w:rsidRPr="00905FD3">
        <w:rPr>
          <w:rFonts w:cstheme="minorHAnsi"/>
          <w:color w:val="000000"/>
        </w:rPr>
        <w:tab/>
      </w:r>
      <w:r w:rsidR="007E32AF" w:rsidRPr="00905FD3">
        <w:rPr>
          <w:rFonts w:cstheme="minorHAnsi"/>
          <w:color w:val="000000"/>
        </w:rPr>
        <w:tab/>
      </w:r>
      <w:r w:rsidR="007E32AF" w:rsidRPr="00905FD3">
        <w:rPr>
          <w:rFonts w:ascii="Arial" w:hAnsi="Arial" w:cs="Arial"/>
          <w:color w:val="0000FF"/>
        </w:rPr>
        <w:t>◄</w:t>
      </w:r>
    </w:p>
    <w:p w:rsidR="00BE6570" w:rsidRPr="00905FD3" w:rsidRDefault="00BE6570" w:rsidP="00BC2705">
      <w:pPr>
        <w:spacing w:line="480" w:lineRule="auto"/>
        <w:rPr>
          <w:rFonts w:cstheme="minorHAnsi"/>
          <w:color w:val="000000"/>
        </w:rPr>
      </w:pPr>
      <w:r w:rsidRPr="00905FD3">
        <w:rPr>
          <w:rFonts w:cstheme="minorHAnsi"/>
          <w:color w:val="000000"/>
        </w:rPr>
        <w:tab/>
        <w:t>SONO</w:t>
      </w:r>
    </w:p>
    <w:p w:rsidR="00BE6570" w:rsidRPr="00905FD3" w:rsidRDefault="00BE6570" w:rsidP="00BE6570">
      <w:pPr>
        <w:spacing w:line="480" w:lineRule="auto"/>
        <w:rPr>
          <w:rFonts w:cstheme="minorHAnsi"/>
          <w:color w:val="000000"/>
          <w:lang w:eastAsia="ja-JP"/>
        </w:rPr>
      </w:pP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  <w:lang w:eastAsia="ja-JP"/>
        </w:rPr>
        <w:t xml:space="preserve">SI </w:t>
      </w:r>
      <w:proofErr w:type="gramStart"/>
      <w:r w:rsidRPr="00905FD3">
        <w:rPr>
          <w:rFonts w:cstheme="minorHAnsi"/>
          <w:color w:val="000000"/>
          <w:lang w:eastAsia="ja-JP"/>
        </w:rPr>
        <w:t xml:space="preserve">“ </w:t>
      </w:r>
      <w:proofErr w:type="spellStart"/>
      <w:r w:rsidRPr="00905FD3">
        <w:rPr>
          <w:rFonts w:cstheme="minorHAnsi"/>
          <w:color w:val="000000"/>
          <w:lang w:eastAsia="ja-JP"/>
        </w:rPr>
        <w:t>modo</w:t>
      </w:r>
      <w:proofErr w:type="gramEnd"/>
      <w:r w:rsidRPr="00905FD3">
        <w:rPr>
          <w:rFonts w:cstheme="minorHAnsi"/>
          <w:color w:val="000000"/>
          <w:lang w:eastAsia="ja-JP"/>
        </w:rPr>
        <w:t>_funcionamiento</w:t>
      </w:r>
      <w:proofErr w:type="spellEnd"/>
      <w:r w:rsidRPr="00905FD3">
        <w:rPr>
          <w:rFonts w:cstheme="minorHAnsi"/>
          <w:color w:val="000000"/>
          <w:lang w:eastAsia="ja-JP"/>
        </w:rPr>
        <w:t xml:space="preserve"> “ diferente de 0</w:t>
      </w:r>
    </w:p>
    <w:p w:rsidR="00BE6570" w:rsidRPr="00905FD3" w:rsidRDefault="00BE6570" w:rsidP="00BE6570">
      <w:pPr>
        <w:spacing w:line="480" w:lineRule="auto"/>
        <w:rPr>
          <w:rFonts w:cstheme="minorHAnsi"/>
          <w:color w:val="000000"/>
        </w:rPr>
      </w:pPr>
      <w:r w:rsidRPr="00905FD3">
        <w:rPr>
          <w:rFonts w:cstheme="minorHAnsi"/>
          <w:color w:val="000000"/>
          <w:lang w:eastAsia="ja-JP"/>
        </w:rPr>
        <w:tab/>
      </w:r>
      <w:r w:rsidRPr="00905FD3">
        <w:rPr>
          <w:rFonts w:cstheme="minorHAnsi"/>
          <w:color w:val="000000"/>
          <w:lang w:eastAsia="ja-JP"/>
        </w:rPr>
        <w:tab/>
      </w:r>
      <w:r w:rsidRPr="00905FD3">
        <w:rPr>
          <w:rFonts w:cstheme="minorHAnsi"/>
          <w:color w:val="000000"/>
          <w:lang w:eastAsia="ja-JP"/>
        </w:rPr>
        <w:tab/>
        <w:t>Correr “</w:t>
      </w:r>
      <w:r w:rsidRPr="00905FD3">
        <w:rPr>
          <w:rFonts w:cstheme="minorHAnsi"/>
          <w:color w:val="FF0000"/>
        </w:rPr>
        <w:t xml:space="preserve">F </w:t>
      </w:r>
      <w:proofErr w:type="spellStart"/>
      <w:proofErr w:type="gramStart"/>
      <w:r w:rsidRPr="00905FD3">
        <w:rPr>
          <w:rFonts w:cstheme="minorHAnsi"/>
          <w:color w:val="000000"/>
        </w:rPr>
        <w:t>activarModoLectura</w:t>
      </w:r>
      <w:proofErr w:type="spellEnd"/>
      <w:r w:rsidRPr="00905FD3">
        <w:rPr>
          <w:rFonts w:cstheme="minorHAnsi"/>
          <w:color w:val="000000"/>
        </w:rPr>
        <w:t>(</w:t>
      </w:r>
      <w:proofErr w:type="gramEnd"/>
      <w:r w:rsidRPr="00905FD3">
        <w:rPr>
          <w:rFonts w:cstheme="minorHAnsi"/>
          <w:color w:val="000000"/>
        </w:rPr>
        <w:t xml:space="preserve">) “  (o pasar a la otra página) </w:t>
      </w:r>
      <w:r w:rsidR="007E32AF" w:rsidRPr="00905FD3">
        <w:rPr>
          <w:rFonts w:cstheme="minorHAnsi"/>
          <w:color w:val="000000"/>
        </w:rPr>
        <w:tab/>
      </w:r>
      <w:r w:rsidR="007E32AF" w:rsidRPr="00905FD3">
        <w:rPr>
          <w:rFonts w:cstheme="minorHAnsi"/>
          <w:color w:val="000000"/>
        </w:rPr>
        <w:tab/>
      </w:r>
      <w:r w:rsidR="007E32AF" w:rsidRPr="00905FD3">
        <w:rPr>
          <w:rFonts w:cstheme="minorHAnsi"/>
          <w:color w:val="000000"/>
        </w:rPr>
        <w:tab/>
      </w:r>
      <w:r w:rsidR="007E32AF" w:rsidRPr="00905FD3">
        <w:rPr>
          <w:rFonts w:ascii="Arial" w:hAnsi="Arial" w:cs="Arial"/>
          <w:color w:val="0000FF"/>
        </w:rPr>
        <w:t>◄</w:t>
      </w:r>
    </w:p>
    <w:p w:rsidR="00BE6570" w:rsidRPr="00905FD3" w:rsidRDefault="00BE6570" w:rsidP="00BE6570">
      <w:pPr>
        <w:spacing w:line="480" w:lineRule="auto"/>
        <w:ind w:firstLine="708"/>
        <w:rPr>
          <w:rFonts w:cstheme="minorHAnsi"/>
          <w:color w:val="00FF00"/>
        </w:rPr>
      </w:pPr>
      <w:r w:rsidRPr="00905FD3">
        <w:rPr>
          <w:rFonts w:cstheme="minorHAnsi"/>
          <w:color w:val="00FF00"/>
        </w:rPr>
        <w:t>Informo en consola o cuadro de mensajes</w:t>
      </w:r>
    </w:p>
    <w:p w:rsidR="00BE6570" w:rsidRPr="00905FD3" w:rsidRDefault="00BE6570" w:rsidP="00BE6570">
      <w:pPr>
        <w:spacing w:line="480" w:lineRule="auto"/>
        <w:rPr>
          <w:rFonts w:cstheme="minorHAnsi"/>
          <w:color w:val="000000"/>
        </w:rPr>
      </w:pPr>
      <w:r w:rsidRPr="00905FD3">
        <w:rPr>
          <w:rFonts w:cstheme="minorHAnsi"/>
          <w:color w:val="FF0000"/>
        </w:rPr>
        <w:t xml:space="preserve">F </w:t>
      </w:r>
      <w:proofErr w:type="spellStart"/>
      <w:r w:rsidRPr="00905FD3">
        <w:rPr>
          <w:rFonts w:cstheme="minorHAnsi"/>
          <w:color w:val="000000"/>
        </w:rPr>
        <w:t>botón_</w:t>
      </w:r>
      <w:proofErr w:type="gramStart"/>
      <w:r w:rsidRPr="00905FD3">
        <w:rPr>
          <w:rFonts w:cstheme="minorHAnsi"/>
          <w:color w:val="000000"/>
        </w:rPr>
        <w:t>modoEscritura</w:t>
      </w:r>
      <w:proofErr w:type="spellEnd"/>
      <w:r w:rsidRPr="00905FD3">
        <w:rPr>
          <w:rFonts w:cstheme="minorHAnsi"/>
          <w:color w:val="000000"/>
        </w:rPr>
        <w:t>(</w:t>
      </w:r>
      <w:proofErr w:type="gramEnd"/>
      <w:r w:rsidRPr="00905FD3">
        <w:rPr>
          <w:rFonts w:cstheme="minorHAnsi"/>
          <w:color w:val="000000"/>
        </w:rPr>
        <w:t>)</w:t>
      </w:r>
      <w:r w:rsidR="007E32AF" w:rsidRPr="00905FD3">
        <w:rPr>
          <w:rFonts w:cstheme="minorHAnsi"/>
          <w:color w:val="000000"/>
        </w:rPr>
        <w:tab/>
      </w:r>
      <w:r w:rsidR="007E32AF" w:rsidRPr="00905FD3">
        <w:rPr>
          <w:rFonts w:cstheme="minorHAnsi"/>
          <w:color w:val="000000"/>
          <w:highlight w:val="yellow"/>
        </w:rPr>
        <w:t>(puedo hacer una sola función Escritura/Lectura)</w:t>
      </w:r>
      <w:r w:rsidR="007E32AF" w:rsidRPr="00905FD3">
        <w:rPr>
          <w:rFonts w:cstheme="minorHAnsi"/>
          <w:color w:val="000000"/>
        </w:rPr>
        <w:tab/>
      </w:r>
      <w:r w:rsidR="007E32AF" w:rsidRPr="00905FD3">
        <w:rPr>
          <w:rFonts w:cstheme="minorHAnsi"/>
          <w:color w:val="000000"/>
        </w:rPr>
        <w:tab/>
      </w:r>
      <w:r w:rsidR="007E32AF" w:rsidRPr="00905FD3">
        <w:rPr>
          <w:rFonts w:cstheme="minorHAnsi"/>
          <w:color w:val="000000"/>
        </w:rPr>
        <w:tab/>
      </w:r>
      <w:r w:rsidR="007E32AF" w:rsidRPr="00905FD3">
        <w:rPr>
          <w:rFonts w:cstheme="minorHAnsi"/>
          <w:color w:val="000000"/>
        </w:rPr>
        <w:tab/>
      </w:r>
      <w:r w:rsidR="007E32AF" w:rsidRPr="00905FD3">
        <w:rPr>
          <w:rFonts w:ascii="Arial" w:hAnsi="Arial" w:cs="Arial"/>
          <w:color w:val="0000FF"/>
        </w:rPr>
        <w:t>◄</w:t>
      </w:r>
    </w:p>
    <w:p w:rsidR="00BE6570" w:rsidRPr="00905FD3" w:rsidRDefault="00BE6570" w:rsidP="00BE6570">
      <w:pPr>
        <w:spacing w:line="480" w:lineRule="auto"/>
        <w:rPr>
          <w:rFonts w:cstheme="minorHAnsi"/>
          <w:color w:val="000000"/>
        </w:rPr>
      </w:pPr>
      <w:r w:rsidRPr="00905FD3">
        <w:rPr>
          <w:rFonts w:cstheme="minorHAnsi"/>
          <w:color w:val="000000"/>
        </w:rPr>
        <w:lastRenderedPageBreak/>
        <w:tab/>
      </w:r>
      <w:r w:rsidRPr="00905FD3">
        <w:rPr>
          <w:rFonts w:cstheme="minorHAnsi"/>
          <w:color w:val="000000"/>
          <w:lang w:eastAsia="ja-JP"/>
        </w:rPr>
        <w:t xml:space="preserve">SI </w:t>
      </w:r>
      <w:proofErr w:type="gramStart"/>
      <w:r w:rsidRPr="00905FD3">
        <w:rPr>
          <w:rFonts w:cstheme="minorHAnsi"/>
          <w:color w:val="000000"/>
          <w:lang w:eastAsia="ja-JP"/>
        </w:rPr>
        <w:t xml:space="preserve">“ </w:t>
      </w:r>
      <w:proofErr w:type="spellStart"/>
      <w:r w:rsidRPr="00905FD3">
        <w:rPr>
          <w:rFonts w:cstheme="minorHAnsi"/>
          <w:color w:val="000000"/>
          <w:lang w:eastAsia="ja-JP"/>
        </w:rPr>
        <w:t>modo</w:t>
      </w:r>
      <w:proofErr w:type="gramEnd"/>
      <w:r w:rsidRPr="00905FD3">
        <w:rPr>
          <w:rFonts w:cstheme="minorHAnsi"/>
          <w:color w:val="000000"/>
          <w:lang w:eastAsia="ja-JP"/>
        </w:rPr>
        <w:t>_funcionamiento</w:t>
      </w:r>
      <w:proofErr w:type="spellEnd"/>
      <w:r w:rsidRPr="00905FD3">
        <w:rPr>
          <w:rFonts w:cstheme="minorHAnsi"/>
          <w:color w:val="000000"/>
          <w:lang w:eastAsia="ja-JP"/>
        </w:rPr>
        <w:t xml:space="preserve"> “ diferente de 1</w:t>
      </w:r>
    </w:p>
    <w:p w:rsidR="00BE6570" w:rsidRPr="00905FD3" w:rsidRDefault="00BE6570" w:rsidP="00BE6570">
      <w:pPr>
        <w:spacing w:line="480" w:lineRule="auto"/>
        <w:rPr>
          <w:rFonts w:cstheme="minorHAnsi"/>
          <w:color w:val="000000"/>
          <w:lang w:eastAsia="ja-JP"/>
        </w:rPr>
      </w:pP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proofErr w:type="spellStart"/>
      <w:proofErr w:type="gramStart"/>
      <w:r w:rsidRPr="00905FD3">
        <w:rPr>
          <w:rFonts w:cstheme="minorHAnsi"/>
          <w:color w:val="000000"/>
          <w:lang w:eastAsia="ja-JP"/>
        </w:rPr>
        <w:t>enModoActuar</w:t>
      </w:r>
      <w:proofErr w:type="spellEnd"/>
      <w:proofErr w:type="gramEnd"/>
      <w:r w:rsidRPr="00905FD3">
        <w:rPr>
          <w:rFonts w:cstheme="minorHAnsi"/>
          <w:color w:val="000000"/>
          <w:lang w:eastAsia="ja-JP"/>
        </w:rPr>
        <w:t xml:space="preserve"> = false</w:t>
      </w:r>
    </w:p>
    <w:p w:rsidR="00BE6570" w:rsidRPr="00905FD3" w:rsidRDefault="00BE6570" w:rsidP="00BE6570">
      <w:pPr>
        <w:spacing w:line="480" w:lineRule="auto"/>
        <w:rPr>
          <w:rFonts w:cstheme="minorHAnsi"/>
          <w:color w:val="000000"/>
        </w:rPr>
      </w:pPr>
      <w:r w:rsidRPr="00905FD3">
        <w:rPr>
          <w:rFonts w:cstheme="minorHAnsi"/>
          <w:color w:val="000000"/>
        </w:rPr>
        <w:tab/>
        <w:t xml:space="preserve">Crear </w:t>
      </w:r>
      <w:proofErr w:type="spellStart"/>
      <w:r w:rsidRPr="00905FD3">
        <w:rPr>
          <w:rFonts w:cstheme="minorHAnsi"/>
          <w:color w:val="000000"/>
        </w:rPr>
        <w:t>msj</w:t>
      </w:r>
      <w:proofErr w:type="spellEnd"/>
      <w:r w:rsidRPr="00905FD3">
        <w:rPr>
          <w:rFonts w:cstheme="minorHAnsi"/>
          <w:color w:val="000000"/>
        </w:rPr>
        <w:t xml:space="preserve"> tipo</w:t>
      </w:r>
      <w:r w:rsidRPr="00905FD3">
        <w:rPr>
          <w:rFonts w:cstheme="minorHAnsi"/>
          <w:color w:val="FF00FF"/>
        </w:rPr>
        <w:t xml:space="preserve"> </w:t>
      </w:r>
      <w:proofErr w:type="spellStart"/>
      <w:r w:rsidRPr="00905FD3">
        <w:rPr>
          <w:rFonts w:cstheme="minorHAnsi"/>
          <w:color w:val="FF00FF"/>
        </w:rPr>
        <w:t>std_msgs</w:t>
      </w:r>
      <w:proofErr w:type="spellEnd"/>
      <w:r w:rsidRPr="00905FD3">
        <w:rPr>
          <w:rFonts w:cstheme="minorHAnsi"/>
          <w:color w:val="FF00FF"/>
        </w:rPr>
        <w:t>/</w:t>
      </w:r>
      <w:proofErr w:type="spellStart"/>
      <w:r w:rsidRPr="00905FD3">
        <w:rPr>
          <w:rFonts w:cstheme="minorHAnsi"/>
          <w:color w:val="FF00FF"/>
        </w:rPr>
        <w:t>Bool</w:t>
      </w:r>
      <w:proofErr w:type="spellEnd"/>
      <w:r w:rsidRPr="00905FD3">
        <w:rPr>
          <w:rFonts w:cstheme="minorHAnsi"/>
          <w:color w:val="000000"/>
        </w:rPr>
        <w:t xml:space="preserve"> (data: ‘true’) </w:t>
      </w:r>
    </w:p>
    <w:p w:rsidR="00BE6570" w:rsidRPr="00905FD3" w:rsidRDefault="00BE6570" w:rsidP="00BE6570">
      <w:pPr>
        <w:spacing w:line="480" w:lineRule="auto"/>
        <w:rPr>
          <w:rFonts w:cstheme="minorHAnsi"/>
          <w:color w:val="000000"/>
        </w:rPr>
      </w:pPr>
      <w:r w:rsidRPr="00905FD3">
        <w:rPr>
          <w:rFonts w:cstheme="minorHAnsi"/>
          <w:color w:val="000000"/>
        </w:rPr>
        <w:tab/>
        <w:t>Publicar en “</w:t>
      </w:r>
      <w:proofErr w:type="spellStart"/>
      <w:r w:rsidRPr="00905FD3">
        <w:rPr>
          <w:rFonts w:cstheme="minorHAnsi"/>
          <w:color w:val="000000"/>
        </w:rPr>
        <w:t>Modo_actual</w:t>
      </w:r>
      <w:proofErr w:type="spellEnd"/>
      <w:r w:rsidRPr="00905FD3">
        <w:rPr>
          <w:rFonts w:cstheme="minorHAnsi"/>
          <w:color w:val="000000"/>
        </w:rPr>
        <w:t xml:space="preserve">, </w:t>
      </w:r>
      <w:proofErr w:type="spellStart"/>
      <w:r w:rsidRPr="00905FD3">
        <w:rPr>
          <w:rFonts w:cstheme="minorHAnsi"/>
          <w:color w:val="FF0000"/>
        </w:rPr>
        <w:t>modoActuarTopic</w:t>
      </w:r>
      <w:proofErr w:type="spellEnd"/>
      <w:r w:rsidRPr="00905FD3">
        <w:rPr>
          <w:rFonts w:cstheme="minorHAnsi"/>
          <w:color w:val="000000"/>
        </w:rPr>
        <w:t xml:space="preserve"> “</w:t>
      </w:r>
    </w:p>
    <w:p w:rsidR="007E32AF" w:rsidRPr="00905FD3" w:rsidRDefault="00BE6570" w:rsidP="007E32AF">
      <w:pPr>
        <w:spacing w:line="480" w:lineRule="auto"/>
        <w:ind w:firstLine="708"/>
        <w:rPr>
          <w:rFonts w:cstheme="minorHAnsi"/>
          <w:color w:val="00FF00"/>
        </w:rPr>
      </w:pPr>
      <w:r w:rsidRPr="00905FD3">
        <w:rPr>
          <w:rFonts w:cstheme="minorHAnsi"/>
          <w:color w:val="000000"/>
        </w:rPr>
        <w:tab/>
      </w:r>
      <w:r w:rsidR="007E32AF" w:rsidRPr="00905FD3">
        <w:rPr>
          <w:rFonts w:cstheme="minorHAnsi"/>
          <w:color w:val="000000"/>
          <w:lang w:eastAsia="ja-JP"/>
        </w:rPr>
        <w:t>Correr “</w:t>
      </w:r>
      <w:r w:rsidR="007E32AF" w:rsidRPr="00905FD3">
        <w:rPr>
          <w:rFonts w:cstheme="minorHAnsi"/>
          <w:color w:val="FF0000"/>
        </w:rPr>
        <w:t xml:space="preserve">F </w:t>
      </w:r>
      <w:proofErr w:type="spellStart"/>
      <w:proofErr w:type="gramStart"/>
      <w:r w:rsidR="007E32AF" w:rsidRPr="00905FD3">
        <w:rPr>
          <w:rFonts w:cstheme="minorHAnsi"/>
          <w:color w:val="000000"/>
        </w:rPr>
        <w:t>activarModoEscritura</w:t>
      </w:r>
      <w:proofErr w:type="spellEnd"/>
      <w:r w:rsidR="007E32AF" w:rsidRPr="00905FD3">
        <w:rPr>
          <w:rFonts w:cstheme="minorHAnsi"/>
          <w:color w:val="000000"/>
        </w:rPr>
        <w:t>(</w:t>
      </w:r>
      <w:proofErr w:type="gramEnd"/>
      <w:r w:rsidR="007E32AF" w:rsidRPr="00905FD3">
        <w:rPr>
          <w:rFonts w:cstheme="minorHAnsi"/>
          <w:color w:val="000000"/>
        </w:rPr>
        <w:t>) “  (o pasar a la otra página)</w:t>
      </w:r>
      <w:r w:rsidR="007E32AF" w:rsidRPr="00905FD3">
        <w:rPr>
          <w:rFonts w:cstheme="minorHAnsi"/>
          <w:color w:val="000000"/>
        </w:rPr>
        <w:tab/>
      </w:r>
      <w:r w:rsidR="007E32AF" w:rsidRPr="00905FD3">
        <w:rPr>
          <w:rFonts w:cstheme="minorHAnsi"/>
          <w:color w:val="000000"/>
        </w:rPr>
        <w:tab/>
      </w:r>
      <w:r w:rsidR="007E32AF" w:rsidRPr="00905FD3">
        <w:rPr>
          <w:rFonts w:cstheme="minorHAnsi"/>
          <w:color w:val="000000"/>
        </w:rPr>
        <w:tab/>
      </w:r>
      <w:r w:rsidR="007E32AF" w:rsidRPr="00905FD3">
        <w:rPr>
          <w:rFonts w:cstheme="minorHAnsi"/>
          <w:color w:val="000000"/>
        </w:rPr>
        <w:tab/>
      </w:r>
      <w:r w:rsidR="007E32AF" w:rsidRPr="00905FD3">
        <w:rPr>
          <w:rFonts w:ascii="Arial" w:hAnsi="Arial" w:cs="Arial"/>
          <w:color w:val="0000FF"/>
        </w:rPr>
        <w:t>◄</w:t>
      </w:r>
      <w:r w:rsidR="007E32AF" w:rsidRPr="00905FD3">
        <w:rPr>
          <w:rFonts w:cstheme="minorHAnsi"/>
          <w:color w:val="00FF00"/>
        </w:rPr>
        <w:t xml:space="preserve"> </w:t>
      </w:r>
    </w:p>
    <w:p w:rsidR="007E32AF" w:rsidRPr="00905FD3" w:rsidRDefault="007E32AF" w:rsidP="007E32AF">
      <w:pPr>
        <w:spacing w:line="480" w:lineRule="auto"/>
        <w:rPr>
          <w:rFonts w:cstheme="minorHAnsi"/>
          <w:color w:val="000000"/>
        </w:rPr>
      </w:pPr>
      <w:r w:rsidRPr="00905FD3">
        <w:rPr>
          <w:rFonts w:cstheme="minorHAnsi"/>
          <w:color w:val="FF0000"/>
        </w:rPr>
        <w:t xml:space="preserve">F </w:t>
      </w:r>
      <w:proofErr w:type="spellStart"/>
      <w:r w:rsidRPr="00905FD3">
        <w:rPr>
          <w:rFonts w:cstheme="minorHAnsi"/>
          <w:color w:val="000000"/>
        </w:rPr>
        <w:t>botón_</w:t>
      </w:r>
      <w:proofErr w:type="gramStart"/>
      <w:r w:rsidRPr="00905FD3">
        <w:rPr>
          <w:rFonts w:cstheme="minorHAnsi"/>
          <w:color w:val="000000"/>
        </w:rPr>
        <w:t>modoEscritura</w:t>
      </w:r>
      <w:proofErr w:type="spellEnd"/>
      <w:r w:rsidRPr="00905FD3">
        <w:rPr>
          <w:rFonts w:cstheme="minorHAnsi"/>
          <w:color w:val="000000"/>
        </w:rPr>
        <w:t>(</w:t>
      </w:r>
      <w:proofErr w:type="gramEnd"/>
      <w:r w:rsidRPr="00905FD3">
        <w:rPr>
          <w:rFonts w:cstheme="minorHAnsi"/>
          <w:color w:val="000000"/>
        </w:rPr>
        <w:t>)</w:t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  <w:highlight w:val="yellow"/>
        </w:rPr>
        <w:t>(puedo hacer una sola función Escritura/Lectura)</w:t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r w:rsidRPr="00905FD3">
        <w:rPr>
          <w:rFonts w:ascii="Arial" w:hAnsi="Arial" w:cs="Arial"/>
          <w:color w:val="0000FF"/>
        </w:rPr>
        <w:t>◄</w:t>
      </w:r>
    </w:p>
    <w:p w:rsidR="007E32AF" w:rsidRPr="00905FD3" w:rsidRDefault="007E32AF" w:rsidP="007E32AF">
      <w:pPr>
        <w:spacing w:line="480" w:lineRule="auto"/>
        <w:rPr>
          <w:rFonts w:cstheme="minorHAnsi"/>
          <w:color w:val="000000"/>
        </w:rPr>
      </w:pP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  <w:lang w:eastAsia="ja-JP"/>
        </w:rPr>
        <w:t xml:space="preserve">SI </w:t>
      </w:r>
      <w:proofErr w:type="gramStart"/>
      <w:r w:rsidRPr="00905FD3">
        <w:rPr>
          <w:rFonts w:cstheme="minorHAnsi"/>
          <w:color w:val="000000"/>
          <w:lang w:eastAsia="ja-JP"/>
        </w:rPr>
        <w:t xml:space="preserve">“ </w:t>
      </w:r>
      <w:proofErr w:type="spellStart"/>
      <w:r w:rsidRPr="00905FD3">
        <w:rPr>
          <w:rFonts w:cstheme="minorHAnsi"/>
          <w:color w:val="000000"/>
          <w:lang w:eastAsia="ja-JP"/>
        </w:rPr>
        <w:t>modo</w:t>
      </w:r>
      <w:proofErr w:type="gramEnd"/>
      <w:r w:rsidRPr="00905FD3">
        <w:rPr>
          <w:rFonts w:cstheme="minorHAnsi"/>
          <w:color w:val="000000"/>
          <w:lang w:eastAsia="ja-JP"/>
        </w:rPr>
        <w:t>_funcionamiento</w:t>
      </w:r>
      <w:proofErr w:type="spellEnd"/>
      <w:r w:rsidRPr="00905FD3">
        <w:rPr>
          <w:rFonts w:cstheme="minorHAnsi"/>
          <w:color w:val="000000"/>
          <w:lang w:eastAsia="ja-JP"/>
        </w:rPr>
        <w:t xml:space="preserve"> “ diferente de 0</w:t>
      </w:r>
    </w:p>
    <w:p w:rsidR="007E32AF" w:rsidRPr="00905FD3" w:rsidRDefault="007E32AF" w:rsidP="007E32AF">
      <w:pPr>
        <w:spacing w:line="480" w:lineRule="auto"/>
        <w:rPr>
          <w:rFonts w:cstheme="minorHAnsi"/>
          <w:color w:val="000000"/>
          <w:lang w:eastAsia="ja-JP"/>
        </w:rPr>
      </w:pP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proofErr w:type="spellStart"/>
      <w:proofErr w:type="gramStart"/>
      <w:r w:rsidRPr="00905FD3">
        <w:rPr>
          <w:rFonts w:cstheme="minorHAnsi"/>
          <w:color w:val="000000"/>
          <w:lang w:eastAsia="ja-JP"/>
        </w:rPr>
        <w:t>enModoActuar</w:t>
      </w:r>
      <w:proofErr w:type="spellEnd"/>
      <w:proofErr w:type="gramEnd"/>
      <w:r w:rsidRPr="00905FD3">
        <w:rPr>
          <w:rFonts w:cstheme="minorHAnsi"/>
          <w:color w:val="000000"/>
          <w:lang w:eastAsia="ja-JP"/>
        </w:rPr>
        <w:t xml:space="preserve"> = true</w:t>
      </w:r>
    </w:p>
    <w:p w:rsidR="007E32AF" w:rsidRPr="00905FD3" w:rsidRDefault="007E32AF" w:rsidP="007E32AF">
      <w:pPr>
        <w:spacing w:line="480" w:lineRule="auto"/>
        <w:rPr>
          <w:rFonts w:cstheme="minorHAnsi"/>
          <w:color w:val="000000"/>
        </w:rPr>
      </w:pPr>
      <w:r w:rsidRPr="00905FD3">
        <w:rPr>
          <w:rFonts w:cstheme="minorHAnsi"/>
          <w:color w:val="000000"/>
        </w:rPr>
        <w:tab/>
        <w:t xml:space="preserve">Crear </w:t>
      </w:r>
      <w:proofErr w:type="spellStart"/>
      <w:r w:rsidRPr="00905FD3">
        <w:rPr>
          <w:rFonts w:cstheme="minorHAnsi"/>
          <w:color w:val="000000"/>
        </w:rPr>
        <w:t>msj</w:t>
      </w:r>
      <w:proofErr w:type="spellEnd"/>
      <w:r w:rsidRPr="00905FD3">
        <w:rPr>
          <w:rFonts w:cstheme="minorHAnsi"/>
          <w:color w:val="000000"/>
        </w:rPr>
        <w:t xml:space="preserve"> tipo</w:t>
      </w:r>
      <w:r w:rsidRPr="00905FD3">
        <w:rPr>
          <w:rFonts w:cstheme="minorHAnsi"/>
          <w:color w:val="FF00FF"/>
        </w:rPr>
        <w:t xml:space="preserve"> </w:t>
      </w:r>
      <w:proofErr w:type="spellStart"/>
      <w:r w:rsidRPr="00905FD3">
        <w:rPr>
          <w:rFonts w:cstheme="minorHAnsi"/>
          <w:color w:val="FF00FF"/>
        </w:rPr>
        <w:t>std_msgs</w:t>
      </w:r>
      <w:proofErr w:type="spellEnd"/>
      <w:r w:rsidRPr="00905FD3">
        <w:rPr>
          <w:rFonts w:cstheme="minorHAnsi"/>
          <w:color w:val="FF00FF"/>
        </w:rPr>
        <w:t>/</w:t>
      </w:r>
      <w:proofErr w:type="spellStart"/>
      <w:r w:rsidRPr="00905FD3">
        <w:rPr>
          <w:rFonts w:cstheme="minorHAnsi"/>
          <w:color w:val="FF00FF"/>
        </w:rPr>
        <w:t>Bool</w:t>
      </w:r>
      <w:proofErr w:type="spellEnd"/>
      <w:r w:rsidRPr="00905FD3">
        <w:rPr>
          <w:rFonts w:cstheme="minorHAnsi"/>
          <w:color w:val="000000"/>
        </w:rPr>
        <w:t xml:space="preserve"> (data: ‘</w:t>
      </w:r>
      <w:r w:rsidRPr="00905FD3">
        <w:rPr>
          <w:rFonts w:cstheme="minorHAnsi"/>
          <w:color w:val="000000"/>
          <w:lang w:eastAsia="ja-JP"/>
        </w:rPr>
        <w:t>false</w:t>
      </w:r>
      <w:r w:rsidRPr="00905FD3">
        <w:rPr>
          <w:rFonts w:cstheme="minorHAnsi"/>
          <w:color w:val="000000"/>
        </w:rPr>
        <w:t xml:space="preserve">’) </w:t>
      </w:r>
    </w:p>
    <w:p w:rsidR="007E32AF" w:rsidRPr="00905FD3" w:rsidRDefault="007E32AF" w:rsidP="007E32AF">
      <w:pPr>
        <w:spacing w:line="480" w:lineRule="auto"/>
        <w:rPr>
          <w:rFonts w:cstheme="minorHAnsi"/>
          <w:color w:val="000000"/>
        </w:rPr>
      </w:pPr>
      <w:r w:rsidRPr="00905FD3">
        <w:rPr>
          <w:rFonts w:cstheme="minorHAnsi"/>
          <w:color w:val="000000"/>
        </w:rPr>
        <w:tab/>
        <w:t>Publicar en “</w:t>
      </w:r>
      <w:proofErr w:type="spellStart"/>
      <w:r w:rsidRPr="00905FD3">
        <w:rPr>
          <w:rFonts w:cstheme="minorHAnsi"/>
          <w:color w:val="000000"/>
        </w:rPr>
        <w:t>Modo_actual</w:t>
      </w:r>
      <w:proofErr w:type="spellEnd"/>
      <w:r w:rsidRPr="00905FD3">
        <w:rPr>
          <w:rFonts w:cstheme="minorHAnsi"/>
          <w:color w:val="000000"/>
        </w:rPr>
        <w:t xml:space="preserve">, </w:t>
      </w:r>
      <w:proofErr w:type="spellStart"/>
      <w:r w:rsidRPr="00905FD3">
        <w:rPr>
          <w:rFonts w:cstheme="minorHAnsi"/>
          <w:color w:val="FF0000"/>
        </w:rPr>
        <w:t>modoActuarTopic</w:t>
      </w:r>
      <w:proofErr w:type="spellEnd"/>
      <w:r w:rsidRPr="00905FD3">
        <w:rPr>
          <w:rFonts w:cstheme="minorHAnsi"/>
          <w:color w:val="000000"/>
        </w:rPr>
        <w:t xml:space="preserve"> “</w:t>
      </w:r>
    </w:p>
    <w:p w:rsidR="007E32AF" w:rsidRPr="00905FD3" w:rsidRDefault="007E32AF" w:rsidP="007E32AF">
      <w:pPr>
        <w:spacing w:line="480" w:lineRule="auto"/>
        <w:rPr>
          <w:rFonts w:cstheme="minorHAnsi"/>
          <w:color w:val="000000"/>
        </w:rPr>
      </w:pP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  <w:lang w:eastAsia="ja-JP"/>
        </w:rPr>
        <w:t>Correr “</w:t>
      </w:r>
      <w:r w:rsidRPr="00905FD3">
        <w:rPr>
          <w:rFonts w:cstheme="minorHAnsi"/>
          <w:color w:val="FF0000"/>
        </w:rPr>
        <w:t xml:space="preserve">F </w:t>
      </w:r>
      <w:proofErr w:type="spellStart"/>
      <w:proofErr w:type="gramStart"/>
      <w:r w:rsidRPr="00905FD3">
        <w:rPr>
          <w:rFonts w:cstheme="minorHAnsi"/>
          <w:color w:val="000000"/>
        </w:rPr>
        <w:t>activarModoLectura</w:t>
      </w:r>
      <w:proofErr w:type="spellEnd"/>
      <w:r w:rsidRPr="00905FD3">
        <w:rPr>
          <w:rFonts w:cstheme="minorHAnsi"/>
          <w:color w:val="000000"/>
        </w:rPr>
        <w:t>(</w:t>
      </w:r>
      <w:proofErr w:type="gramEnd"/>
      <w:r w:rsidRPr="00905FD3">
        <w:rPr>
          <w:rFonts w:cstheme="minorHAnsi"/>
          <w:color w:val="000000"/>
        </w:rPr>
        <w:t>) “  (o pasar a la otra página)</w:t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r w:rsidRPr="00905FD3">
        <w:rPr>
          <w:rFonts w:ascii="Arial" w:hAnsi="Arial" w:cs="Arial"/>
          <w:color w:val="0000FF"/>
        </w:rPr>
        <w:t>◄</w:t>
      </w:r>
    </w:p>
    <w:p w:rsidR="007E32AF" w:rsidRPr="00905FD3" w:rsidRDefault="007E32AF" w:rsidP="007E32AF">
      <w:pPr>
        <w:spacing w:line="480" w:lineRule="auto"/>
        <w:rPr>
          <w:rFonts w:cstheme="minorHAnsi"/>
          <w:color w:val="FF0000"/>
        </w:rPr>
      </w:pPr>
      <w:proofErr w:type="spellStart"/>
      <w:proofErr w:type="gramStart"/>
      <w:r w:rsidRPr="00905FD3">
        <w:rPr>
          <w:rFonts w:cstheme="minorHAnsi"/>
          <w:color w:val="000000"/>
        </w:rPr>
        <w:t>let</w:t>
      </w:r>
      <w:proofErr w:type="spellEnd"/>
      <w:proofErr w:type="gramEnd"/>
      <w:r w:rsidRPr="00905FD3">
        <w:rPr>
          <w:rFonts w:cstheme="minorHAnsi"/>
          <w:color w:val="000000"/>
        </w:rPr>
        <w:t xml:space="preserve"> </w:t>
      </w:r>
      <w:proofErr w:type="spellStart"/>
      <w:r w:rsidRPr="00905FD3">
        <w:rPr>
          <w:rFonts w:cstheme="minorHAnsi"/>
          <w:color w:val="000000"/>
        </w:rPr>
        <w:t>enTipoModoLectura</w:t>
      </w:r>
      <w:proofErr w:type="spellEnd"/>
      <w:r w:rsidRPr="00905FD3">
        <w:rPr>
          <w:rFonts w:cstheme="minorHAnsi"/>
          <w:color w:val="000000"/>
        </w:rPr>
        <w:t xml:space="preserve"> = false; </w:t>
      </w:r>
      <w:r w:rsidRPr="00905FD3">
        <w:rPr>
          <w:rFonts w:cstheme="minorHAnsi"/>
          <w:color w:val="00FF00"/>
        </w:rPr>
        <w:t xml:space="preserve">// </w:t>
      </w:r>
      <w:proofErr w:type="spellStart"/>
      <w:r w:rsidRPr="00905FD3">
        <w:rPr>
          <w:rFonts w:cstheme="minorHAnsi"/>
          <w:color w:val="00FF00"/>
        </w:rPr>
        <w:t>Flag</w:t>
      </w:r>
      <w:proofErr w:type="spellEnd"/>
      <w:r w:rsidRPr="00905FD3">
        <w:rPr>
          <w:rFonts w:cstheme="minorHAnsi"/>
          <w:color w:val="00FF00"/>
        </w:rPr>
        <w:t xml:space="preserve"> para controlar el envío de mensajes</w:t>
      </w:r>
      <w:r w:rsidRPr="00905FD3">
        <w:rPr>
          <w:rFonts w:cstheme="minorHAnsi"/>
          <w:color w:val="00FF00"/>
        </w:rPr>
        <w:tab/>
      </w:r>
      <w:r w:rsidRPr="00905FD3">
        <w:rPr>
          <w:rFonts w:cstheme="minorHAnsi"/>
          <w:color w:val="00FF00"/>
        </w:rPr>
        <w:tab/>
      </w:r>
      <w:r w:rsidRPr="00905FD3">
        <w:rPr>
          <w:rFonts w:cstheme="minorHAnsi"/>
          <w:color w:val="00FF00"/>
        </w:rPr>
        <w:tab/>
      </w:r>
      <w:r w:rsidRPr="00905FD3">
        <w:rPr>
          <w:rFonts w:cstheme="minorHAnsi"/>
          <w:color w:val="00FF00"/>
        </w:rPr>
        <w:tab/>
      </w:r>
      <w:r w:rsidRPr="00905FD3">
        <w:rPr>
          <w:rFonts w:ascii="Arial" w:hAnsi="Arial" w:cs="Arial"/>
          <w:color w:val="FF0000"/>
        </w:rPr>
        <w:t>◄</w:t>
      </w:r>
    </w:p>
    <w:p w:rsidR="00BE6570" w:rsidRPr="00905FD3" w:rsidRDefault="007E32AF" w:rsidP="007E32AF">
      <w:pPr>
        <w:spacing w:line="480" w:lineRule="auto"/>
        <w:rPr>
          <w:rFonts w:cstheme="minorHAnsi"/>
          <w:color w:val="000000"/>
        </w:rPr>
      </w:pPr>
      <w:proofErr w:type="spellStart"/>
      <w:proofErr w:type="gramStart"/>
      <w:r w:rsidRPr="00905FD3">
        <w:rPr>
          <w:rFonts w:cstheme="minorHAnsi"/>
          <w:color w:val="000000"/>
        </w:rPr>
        <w:t>let</w:t>
      </w:r>
      <w:proofErr w:type="spellEnd"/>
      <w:proofErr w:type="gramEnd"/>
      <w:r w:rsidRPr="00905FD3">
        <w:rPr>
          <w:rFonts w:cstheme="minorHAnsi"/>
          <w:color w:val="000000"/>
        </w:rPr>
        <w:t xml:space="preserve"> </w:t>
      </w:r>
      <w:proofErr w:type="spellStart"/>
      <w:r w:rsidRPr="00905FD3">
        <w:rPr>
          <w:rFonts w:cstheme="minorHAnsi"/>
          <w:color w:val="000000"/>
        </w:rPr>
        <w:t>tipo_modo_lectura</w:t>
      </w:r>
      <w:proofErr w:type="spellEnd"/>
      <w:r w:rsidRPr="00905FD3">
        <w:rPr>
          <w:rFonts w:cstheme="minorHAnsi"/>
          <w:color w:val="000000"/>
        </w:rPr>
        <w:t>=1;</w:t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r w:rsidRPr="00905FD3">
        <w:rPr>
          <w:rFonts w:ascii="Arial" w:hAnsi="Arial" w:cs="Arial"/>
          <w:color w:val="FF0000"/>
        </w:rPr>
        <w:t>◄</w:t>
      </w:r>
    </w:p>
    <w:p w:rsidR="007E32AF" w:rsidRPr="00905FD3" w:rsidRDefault="007E32AF" w:rsidP="007E32AF">
      <w:pPr>
        <w:spacing w:line="480" w:lineRule="auto"/>
        <w:rPr>
          <w:rFonts w:cstheme="minorHAnsi"/>
          <w:color w:val="000000"/>
        </w:rPr>
      </w:pPr>
      <w:r w:rsidRPr="00905FD3">
        <w:rPr>
          <w:rFonts w:cstheme="minorHAnsi"/>
          <w:color w:val="0000FF"/>
        </w:rPr>
        <w:t xml:space="preserve">F </w:t>
      </w:r>
      <w:r w:rsidRPr="00905FD3">
        <w:rPr>
          <w:rFonts w:cstheme="minorHAnsi"/>
          <w:color w:val="000000"/>
        </w:rPr>
        <w:t xml:space="preserve">que corre al recibir </w:t>
      </w:r>
      <w:proofErr w:type="spellStart"/>
      <w:r w:rsidRPr="00905FD3">
        <w:rPr>
          <w:rFonts w:cstheme="minorHAnsi"/>
          <w:color w:val="000000"/>
        </w:rPr>
        <w:t>msg</w:t>
      </w:r>
      <w:proofErr w:type="spellEnd"/>
      <w:r w:rsidRPr="00905FD3">
        <w:rPr>
          <w:rFonts w:cstheme="minorHAnsi"/>
          <w:color w:val="000000"/>
        </w:rPr>
        <w:t xml:space="preserve"> y </w:t>
      </w:r>
      <w:r w:rsidRPr="00905FD3">
        <w:rPr>
          <w:rFonts w:cstheme="minorHAnsi"/>
          <w:color w:val="0000FF"/>
        </w:rPr>
        <w:t xml:space="preserve">Subscripción de </w:t>
      </w:r>
      <w:r w:rsidRPr="00905FD3">
        <w:rPr>
          <w:rFonts w:cstheme="minorHAnsi"/>
          <w:color w:val="000000"/>
        </w:rPr>
        <w:t>“</w:t>
      </w:r>
      <w:proofErr w:type="spellStart"/>
      <w:r w:rsidRPr="00905FD3">
        <w:rPr>
          <w:rFonts w:cstheme="minorHAnsi"/>
          <w:color w:val="000000"/>
        </w:rPr>
        <w:t>Tipo_modo_lectura</w:t>
      </w:r>
      <w:proofErr w:type="spellEnd"/>
      <w:r w:rsidRPr="00905FD3">
        <w:rPr>
          <w:rFonts w:cstheme="minorHAnsi"/>
          <w:color w:val="000000"/>
        </w:rPr>
        <w:t xml:space="preserve">, </w:t>
      </w:r>
      <w:proofErr w:type="spellStart"/>
      <w:r w:rsidRPr="00905FD3">
        <w:rPr>
          <w:rFonts w:cstheme="minorHAnsi"/>
          <w:color w:val="FF0000"/>
        </w:rPr>
        <w:t>tipoModoLectura</w:t>
      </w:r>
      <w:proofErr w:type="spellEnd"/>
      <w:r w:rsidRPr="00905FD3">
        <w:rPr>
          <w:rFonts w:cstheme="minorHAnsi"/>
          <w:color w:val="000000"/>
        </w:rPr>
        <w:t xml:space="preserve">” </w:t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r w:rsidRPr="00905FD3">
        <w:rPr>
          <w:rFonts w:ascii="Arial" w:hAnsi="Arial" w:cs="Arial"/>
          <w:color w:val="FF00FF"/>
          <w:lang w:eastAsia="ja-JP"/>
        </w:rPr>
        <w:t>▲</w:t>
      </w:r>
      <w:r w:rsidRPr="00905FD3">
        <w:rPr>
          <w:rFonts w:ascii="Arial" w:hAnsi="Arial" w:cs="Arial"/>
          <w:color w:val="0000FF"/>
        </w:rPr>
        <w:t>◄</w:t>
      </w:r>
    </w:p>
    <w:p w:rsidR="007E32AF" w:rsidRPr="00905FD3" w:rsidRDefault="007E32AF" w:rsidP="007E32AF">
      <w:pPr>
        <w:spacing w:line="480" w:lineRule="auto"/>
        <w:rPr>
          <w:rFonts w:cstheme="minorHAnsi"/>
          <w:color w:val="0000FF"/>
        </w:rPr>
      </w:pPr>
      <w:r w:rsidRPr="00905FD3">
        <w:rPr>
          <w:rFonts w:cstheme="minorHAnsi"/>
          <w:color w:val="FF0000"/>
        </w:rPr>
        <w:t xml:space="preserve">F </w:t>
      </w:r>
      <w:proofErr w:type="spellStart"/>
      <w:r w:rsidR="00905FD3" w:rsidRPr="00905FD3">
        <w:rPr>
          <w:rFonts w:cstheme="minorHAnsi"/>
          <w:color w:val="000000"/>
        </w:rPr>
        <w:t>modo_Punto</w:t>
      </w:r>
      <w:proofErr w:type="spellEnd"/>
      <w:r w:rsidR="00905FD3" w:rsidRPr="00905FD3">
        <w:rPr>
          <w:rFonts w:cstheme="minorHAnsi"/>
          <w:color w:val="000000"/>
        </w:rPr>
        <w:t xml:space="preserve"> </w:t>
      </w:r>
      <w:r w:rsidRPr="00905FD3">
        <w:rPr>
          <w:rFonts w:cstheme="minorHAnsi"/>
          <w:color w:val="000000"/>
        </w:rPr>
        <w:t>()</w:t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  <w:highlight w:val="yellow"/>
        </w:rPr>
        <w:t xml:space="preserve">(puedo hacer una sola función </w:t>
      </w:r>
      <w:r w:rsidR="00905FD3" w:rsidRPr="00905FD3">
        <w:rPr>
          <w:rFonts w:cstheme="minorHAnsi"/>
          <w:color w:val="000000"/>
          <w:highlight w:val="yellow"/>
        </w:rPr>
        <w:t>punto</w:t>
      </w:r>
      <w:r w:rsidRPr="00905FD3">
        <w:rPr>
          <w:rFonts w:cstheme="minorHAnsi"/>
          <w:color w:val="000000"/>
          <w:highlight w:val="yellow"/>
        </w:rPr>
        <w:t>/</w:t>
      </w:r>
      <w:proofErr w:type="spellStart"/>
      <w:r w:rsidR="00905FD3" w:rsidRPr="00905FD3">
        <w:rPr>
          <w:rFonts w:cstheme="minorHAnsi"/>
          <w:color w:val="000000"/>
          <w:highlight w:val="yellow"/>
        </w:rPr>
        <w:t>transmision</w:t>
      </w:r>
      <w:proofErr w:type="spellEnd"/>
      <w:r w:rsidRPr="00905FD3">
        <w:rPr>
          <w:rFonts w:cstheme="minorHAnsi"/>
          <w:color w:val="000000"/>
          <w:highlight w:val="yellow"/>
        </w:rPr>
        <w:t>)</w:t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r w:rsidRPr="00905FD3">
        <w:rPr>
          <w:rFonts w:ascii="Arial" w:hAnsi="Arial" w:cs="Arial"/>
          <w:color w:val="0000FF"/>
        </w:rPr>
        <w:t>◄</w:t>
      </w:r>
    </w:p>
    <w:p w:rsidR="00905FD3" w:rsidRPr="00905FD3" w:rsidRDefault="00905FD3" w:rsidP="007E32AF">
      <w:pPr>
        <w:spacing w:line="480" w:lineRule="auto"/>
        <w:rPr>
          <w:rFonts w:cstheme="minorHAnsi"/>
          <w:color w:val="D9D9D9" w:themeColor="background1" w:themeShade="D9"/>
        </w:rPr>
      </w:pPr>
      <w:r w:rsidRPr="00905FD3">
        <w:rPr>
          <w:rFonts w:cstheme="minorHAnsi"/>
          <w:color w:val="D9D9D9" w:themeColor="background1" w:themeShade="D9"/>
          <w:highlight w:val="darkBlue"/>
        </w:rPr>
        <w:t>Es una función para cambiar la forma del modo lectura, si lee por punto o va leyendo en toda la trayectoria</w:t>
      </w:r>
      <w:r w:rsidRPr="00905FD3">
        <w:rPr>
          <w:rFonts w:cstheme="minorHAnsi"/>
          <w:color w:val="D9D9D9" w:themeColor="background1" w:themeShade="D9"/>
        </w:rPr>
        <w:t xml:space="preserve"> </w:t>
      </w:r>
    </w:p>
    <w:p w:rsidR="007E32AF" w:rsidRPr="00905FD3" w:rsidRDefault="007E32AF" w:rsidP="007E32AF">
      <w:pPr>
        <w:spacing w:line="480" w:lineRule="auto"/>
        <w:rPr>
          <w:rFonts w:cstheme="minorHAnsi"/>
          <w:color w:val="000000"/>
        </w:rPr>
      </w:pP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  <w:lang w:eastAsia="ja-JP"/>
        </w:rPr>
        <w:t>SI “</w:t>
      </w:r>
      <w:proofErr w:type="spellStart"/>
      <w:r w:rsidR="00905FD3" w:rsidRPr="00905FD3">
        <w:rPr>
          <w:rFonts w:cstheme="minorHAnsi"/>
          <w:color w:val="000000"/>
          <w:lang w:eastAsia="ja-JP"/>
        </w:rPr>
        <w:t>tipo_modo_lectura</w:t>
      </w:r>
      <w:proofErr w:type="spellEnd"/>
      <w:r w:rsidR="00905FD3" w:rsidRPr="00905FD3">
        <w:rPr>
          <w:rFonts w:cstheme="minorHAnsi"/>
          <w:color w:val="000000"/>
          <w:lang w:eastAsia="ja-JP"/>
        </w:rPr>
        <w:t xml:space="preserve"> </w:t>
      </w:r>
      <w:proofErr w:type="gramStart"/>
      <w:r w:rsidRPr="00905FD3">
        <w:rPr>
          <w:rFonts w:cstheme="minorHAnsi"/>
          <w:color w:val="000000"/>
          <w:lang w:eastAsia="ja-JP"/>
        </w:rPr>
        <w:t>“ diferente</w:t>
      </w:r>
      <w:proofErr w:type="gramEnd"/>
      <w:r w:rsidRPr="00905FD3">
        <w:rPr>
          <w:rFonts w:cstheme="minorHAnsi"/>
          <w:color w:val="000000"/>
          <w:lang w:eastAsia="ja-JP"/>
        </w:rPr>
        <w:t xml:space="preserve"> de </w:t>
      </w:r>
      <w:r w:rsidR="00905FD3" w:rsidRPr="00905FD3">
        <w:rPr>
          <w:rFonts w:cstheme="minorHAnsi"/>
          <w:color w:val="000000"/>
          <w:lang w:eastAsia="ja-JP"/>
        </w:rPr>
        <w:t>1</w:t>
      </w:r>
    </w:p>
    <w:p w:rsidR="007E32AF" w:rsidRPr="00905FD3" w:rsidRDefault="007E32AF" w:rsidP="007E32AF">
      <w:pPr>
        <w:spacing w:line="480" w:lineRule="auto"/>
        <w:rPr>
          <w:rFonts w:cstheme="minorHAnsi"/>
          <w:color w:val="000000"/>
          <w:lang w:eastAsia="ja-JP"/>
        </w:rPr>
      </w:pP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proofErr w:type="spellStart"/>
      <w:proofErr w:type="gramStart"/>
      <w:r w:rsidR="00905FD3" w:rsidRPr="00905FD3">
        <w:rPr>
          <w:rFonts w:cstheme="minorHAnsi"/>
          <w:color w:val="000000"/>
          <w:lang w:eastAsia="ja-JP"/>
        </w:rPr>
        <w:t>enTipoModoLectura</w:t>
      </w:r>
      <w:proofErr w:type="spellEnd"/>
      <w:proofErr w:type="gramEnd"/>
      <w:r w:rsidRPr="00905FD3">
        <w:rPr>
          <w:rFonts w:cstheme="minorHAnsi"/>
          <w:color w:val="000000"/>
          <w:lang w:eastAsia="ja-JP"/>
        </w:rPr>
        <w:t xml:space="preserve"> = true</w:t>
      </w:r>
    </w:p>
    <w:p w:rsidR="007E32AF" w:rsidRPr="00905FD3" w:rsidRDefault="007E32AF" w:rsidP="007E32AF">
      <w:pPr>
        <w:spacing w:line="480" w:lineRule="auto"/>
        <w:rPr>
          <w:rFonts w:cstheme="minorHAnsi"/>
          <w:color w:val="000000"/>
        </w:rPr>
      </w:pPr>
      <w:r w:rsidRPr="00905FD3">
        <w:rPr>
          <w:rFonts w:cstheme="minorHAnsi"/>
          <w:color w:val="000000"/>
        </w:rPr>
        <w:tab/>
        <w:t xml:space="preserve">Crear </w:t>
      </w:r>
      <w:proofErr w:type="spellStart"/>
      <w:r w:rsidRPr="00905FD3">
        <w:rPr>
          <w:rFonts w:cstheme="minorHAnsi"/>
          <w:color w:val="000000"/>
        </w:rPr>
        <w:t>msj</w:t>
      </w:r>
      <w:proofErr w:type="spellEnd"/>
      <w:r w:rsidRPr="00905FD3">
        <w:rPr>
          <w:rFonts w:cstheme="minorHAnsi"/>
          <w:color w:val="000000"/>
        </w:rPr>
        <w:t xml:space="preserve"> tipo</w:t>
      </w:r>
      <w:r w:rsidRPr="00905FD3">
        <w:rPr>
          <w:rFonts w:cstheme="minorHAnsi"/>
          <w:color w:val="FF00FF"/>
        </w:rPr>
        <w:t xml:space="preserve"> </w:t>
      </w:r>
      <w:proofErr w:type="spellStart"/>
      <w:r w:rsidRPr="00905FD3">
        <w:rPr>
          <w:rFonts w:cstheme="minorHAnsi"/>
          <w:color w:val="FF00FF"/>
        </w:rPr>
        <w:t>std_msgs</w:t>
      </w:r>
      <w:proofErr w:type="spellEnd"/>
      <w:r w:rsidRPr="00905FD3">
        <w:rPr>
          <w:rFonts w:cstheme="minorHAnsi"/>
          <w:color w:val="FF00FF"/>
        </w:rPr>
        <w:t>/</w:t>
      </w:r>
      <w:proofErr w:type="spellStart"/>
      <w:r w:rsidRPr="00905FD3">
        <w:rPr>
          <w:rFonts w:cstheme="minorHAnsi"/>
          <w:color w:val="FF00FF"/>
        </w:rPr>
        <w:t>Bool</w:t>
      </w:r>
      <w:proofErr w:type="spellEnd"/>
      <w:r w:rsidRPr="00905FD3">
        <w:rPr>
          <w:rFonts w:cstheme="minorHAnsi"/>
          <w:color w:val="000000"/>
        </w:rPr>
        <w:t xml:space="preserve"> (data: </w:t>
      </w:r>
      <w:r w:rsidR="00905FD3" w:rsidRPr="00905FD3">
        <w:rPr>
          <w:rFonts w:cstheme="minorHAnsi"/>
          <w:color w:val="000000"/>
        </w:rPr>
        <w:t>‘true</w:t>
      </w:r>
      <w:r w:rsidRPr="00905FD3">
        <w:rPr>
          <w:rFonts w:cstheme="minorHAnsi"/>
          <w:color w:val="000000"/>
        </w:rPr>
        <w:t xml:space="preserve">’) </w:t>
      </w:r>
    </w:p>
    <w:p w:rsidR="007E32AF" w:rsidRPr="00905FD3" w:rsidRDefault="007E32AF" w:rsidP="007E32AF">
      <w:pPr>
        <w:spacing w:line="480" w:lineRule="auto"/>
        <w:rPr>
          <w:rFonts w:cstheme="minorHAnsi"/>
          <w:color w:val="000000"/>
        </w:rPr>
      </w:pPr>
      <w:r w:rsidRPr="00905FD3">
        <w:rPr>
          <w:rFonts w:cstheme="minorHAnsi"/>
          <w:color w:val="000000"/>
        </w:rPr>
        <w:tab/>
        <w:t>Publicar en “</w:t>
      </w:r>
      <w:proofErr w:type="spellStart"/>
      <w:r w:rsidR="00905FD3" w:rsidRPr="00905FD3">
        <w:rPr>
          <w:rFonts w:cstheme="minorHAnsi"/>
          <w:color w:val="000000"/>
        </w:rPr>
        <w:t>Tipo_modo_lectura</w:t>
      </w:r>
      <w:proofErr w:type="spellEnd"/>
      <w:r w:rsidR="00905FD3" w:rsidRPr="00905FD3">
        <w:rPr>
          <w:rFonts w:cstheme="minorHAnsi"/>
          <w:color w:val="000000"/>
        </w:rPr>
        <w:t xml:space="preserve">, </w:t>
      </w:r>
      <w:proofErr w:type="spellStart"/>
      <w:r w:rsidR="00905FD3" w:rsidRPr="00905FD3">
        <w:rPr>
          <w:rFonts w:cstheme="minorHAnsi"/>
          <w:color w:val="FF0000"/>
        </w:rPr>
        <w:t>tipoModoLectura</w:t>
      </w:r>
      <w:proofErr w:type="spellEnd"/>
      <w:r w:rsidR="00905FD3" w:rsidRPr="00905FD3">
        <w:rPr>
          <w:rFonts w:cstheme="minorHAnsi"/>
          <w:color w:val="000000"/>
        </w:rPr>
        <w:t xml:space="preserve"> </w:t>
      </w:r>
      <w:r w:rsidRPr="00905FD3">
        <w:rPr>
          <w:rFonts w:cstheme="minorHAnsi"/>
          <w:color w:val="000000"/>
        </w:rPr>
        <w:t>“</w:t>
      </w:r>
    </w:p>
    <w:p w:rsidR="00905FD3" w:rsidRPr="00905FD3" w:rsidRDefault="007E32AF" w:rsidP="00905FD3">
      <w:pPr>
        <w:spacing w:line="480" w:lineRule="auto"/>
        <w:rPr>
          <w:rFonts w:cstheme="minorHAnsi"/>
          <w:color w:val="000000"/>
        </w:rPr>
      </w:pPr>
      <w:r w:rsidRPr="00905FD3">
        <w:rPr>
          <w:rFonts w:cstheme="minorHAnsi"/>
          <w:color w:val="000000"/>
        </w:rPr>
        <w:tab/>
      </w:r>
      <w:proofErr w:type="spellStart"/>
      <w:r w:rsidR="00905FD3" w:rsidRPr="00905FD3">
        <w:rPr>
          <w:rFonts w:cstheme="minorHAnsi"/>
          <w:color w:val="000000"/>
          <w:lang w:eastAsia="ja-JP"/>
        </w:rPr>
        <w:t>tipo_modo_lectura</w:t>
      </w:r>
      <w:proofErr w:type="spellEnd"/>
      <w:r w:rsidR="00905FD3" w:rsidRPr="00905FD3">
        <w:rPr>
          <w:rFonts w:cstheme="minorHAnsi"/>
          <w:color w:val="000000"/>
          <w:lang w:eastAsia="ja-JP"/>
        </w:rPr>
        <w:t>=1;</w:t>
      </w:r>
      <w:r w:rsidR="00905FD3" w:rsidRPr="00905FD3">
        <w:rPr>
          <w:rFonts w:cstheme="minorHAnsi"/>
          <w:color w:val="000000"/>
        </w:rPr>
        <w:t xml:space="preserve"> </w:t>
      </w:r>
    </w:p>
    <w:p w:rsidR="00905FD3" w:rsidRPr="00905FD3" w:rsidRDefault="00905FD3" w:rsidP="00905FD3">
      <w:pPr>
        <w:spacing w:line="480" w:lineRule="auto"/>
        <w:rPr>
          <w:rFonts w:cstheme="minorHAnsi"/>
          <w:color w:val="0000FF"/>
        </w:rPr>
      </w:pPr>
      <w:r w:rsidRPr="00905FD3">
        <w:rPr>
          <w:rFonts w:cstheme="minorHAnsi"/>
          <w:color w:val="FF0000"/>
        </w:rPr>
        <w:lastRenderedPageBreak/>
        <w:t xml:space="preserve">F </w:t>
      </w:r>
      <w:proofErr w:type="spellStart"/>
      <w:r w:rsidRPr="00905FD3">
        <w:rPr>
          <w:rFonts w:cstheme="minorHAnsi"/>
          <w:color w:val="000000"/>
        </w:rPr>
        <w:t>modo_transmision</w:t>
      </w:r>
      <w:proofErr w:type="spellEnd"/>
      <w:r w:rsidRPr="00905FD3">
        <w:rPr>
          <w:rFonts w:cstheme="minorHAnsi"/>
          <w:color w:val="000000"/>
        </w:rPr>
        <w:t xml:space="preserve"> ()</w:t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  <w:highlight w:val="yellow"/>
        </w:rPr>
        <w:t>(puedo hacer una sola función punto/</w:t>
      </w:r>
      <w:proofErr w:type="spellStart"/>
      <w:r w:rsidRPr="00905FD3">
        <w:rPr>
          <w:rFonts w:cstheme="minorHAnsi"/>
          <w:color w:val="000000"/>
          <w:highlight w:val="yellow"/>
        </w:rPr>
        <w:t>transmision</w:t>
      </w:r>
      <w:proofErr w:type="spellEnd"/>
      <w:r w:rsidRPr="00905FD3">
        <w:rPr>
          <w:rFonts w:cstheme="minorHAnsi"/>
          <w:color w:val="000000"/>
          <w:highlight w:val="yellow"/>
        </w:rPr>
        <w:t>)</w:t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r w:rsidRPr="00905FD3">
        <w:rPr>
          <w:rFonts w:ascii="Arial" w:hAnsi="Arial" w:cs="Arial"/>
          <w:color w:val="0000FF"/>
        </w:rPr>
        <w:t>◄</w:t>
      </w:r>
    </w:p>
    <w:p w:rsidR="00905FD3" w:rsidRPr="00905FD3" w:rsidRDefault="00905FD3" w:rsidP="00905FD3">
      <w:pPr>
        <w:spacing w:line="480" w:lineRule="auto"/>
        <w:rPr>
          <w:rFonts w:cstheme="minorHAnsi"/>
          <w:color w:val="D9D9D9" w:themeColor="background1" w:themeShade="D9"/>
        </w:rPr>
      </w:pPr>
      <w:r w:rsidRPr="00905FD3">
        <w:rPr>
          <w:rFonts w:cstheme="minorHAnsi"/>
          <w:color w:val="D9D9D9" w:themeColor="background1" w:themeShade="D9"/>
          <w:highlight w:val="darkBlue"/>
        </w:rPr>
        <w:t>Es una función para cambiar la forma del modo lectura, si lee por punto o va leyendo en toda la trayectoria</w:t>
      </w:r>
      <w:r w:rsidRPr="00905FD3">
        <w:rPr>
          <w:rFonts w:cstheme="minorHAnsi"/>
          <w:color w:val="D9D9D9" w:themeColor="background1" w:themeShade="D9"/>
        </w:rPr>
        <w:t xml:space="preserve"> </w:t>
      </w:r>
    </w:p>
    <w:p w:rsidR="00905FD3" w:rsidRPr="00905FD3" w:rsidRDefault="00905FD3" w:rsidP="00905FD3">
      <w:pPr>
        <w:spacing w:line="480" w:lineRule="auto"/>
        <w:rPr>
          <w:rFonts w:cstheme="minorHAnsi"/>
          <w:color w:val="000000"/>
        </w:rPr>
      </w:pP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  <w:lang w:eastAsia="ja-JP"/>
        </w:rPr>
        <w:t>SI “</w:t>
      </w:r>
      <w:proofErr w:type="spellStart"/>
      <w:r w:rsidRPr="00905FD3">
        <w:rPr>
          <w:rFonts w:cstheme="minorHAnsi"/>
          <w:color w:val="000000"/>
          <w:lang w:eastAsia="ja-JP"/>
        </w:rPr>
        <w:t>tipo_modo_lectura</w:t>
      </w:r>
      <w:proofErr w:type="spellEnd"/>
      <w:r w:rsidRPr="00905FD3">
        <w:rPr>
          <w:rFonts w:cstheme="minorHAnsi"/>
          <w:color w:val="000000"/>
          <w:lang w:eastAsia="ja-JP"/>
        </w:rPr>
        <w:t xml:space="preserve"> </w:t>
      </w:r>
      <w:proofErr w:type="gramStart"/>
      <w:r w:rsidRPr="00905FD3">
        <w:rPr>
          <w:rFonts w:cstheme="minorHAnsi"/>
          <w:color w:val="000000"/>
          <w:lang w:eastAsia="ja-JP"/>
        </w:rPr>
        <w:t>“ diferente</w:t>
      </w:r>
      <w:proofErr w:type="gramEnd"/>
      <w:r w:rsidRPr="00905FD3">
        <w:rPr>
          <w:rFonts w:cstheme="minorHAnsi"/>
          <w:color w:val="000000"/>
          <w:lang w:eastAsia="ja-JP"/>
        </w:rPr>
        <w:t xml:space="preserve"> de 0</w:t>
      </w:r>
    </w:p>
    <w:p w:rsidR="00905FD3" w:rsidRPr="00905FD3" w:rsidRDefault="00905FD3" w:rsidP="00905FD3">
      <w:pPr>
        <w:spacing w:line="480" w:lineRule="auto"/>
        <w:rPr>
          <w:rFonts w:cstheme="minorHAnsi"/>
          <w:color w:val="000000"/>
          <w:lang w:eastAsia="ja-JP"/>
        </w:rPr>
      </w:pPr>
      <w:r w:rsidRPr="00905FD3">
        <w:rPr>
          <w:rFonts w:cstheme="minorHAnsi"/>
          <w:color w:val="000000"/>
        </w:rPr>
        <w:tab/>
      </w:r>
      <w:r w:rsidRPr="00905FD3">
        <w:rPr>
          <w:rFonts w:cstheme="minorHAnsi"/>
          <w:color w:val="000000"/>
        </w:rPr>
        <w:tab/>
      </w:r>
      <w:proofErr w:type="spellStart"/>
      <w:proofErr w:type="gramStart"/>
      <w:r w:rsidRPr="00905FD3">
        <w:rPr>
          <w:rFonts w:cstheme="minorHAnsi"/>
          <w:color w:val="000000"/>
          <w:lang w:eastAsia="ja-JP"/>
        </w:rPr>
        <w:t>enTipoModoLectura</w:t>
      </w:r>
      <w:proofErr w:type="spellEnd"/>
      <w:proofErr w:type="gramEnd"/>
      <w:r w:rsidRPr="00905FD3">
        <w:rPr>
          <w:rFonts w:cstheme="minorHAnsi"/>
          <w:color w:val="000000"/>
          <w:lang w:eastAsia="ja-JP"/>
        </w:rPr>
        <w:t xml:space="preserve"> = true                </w:t>
      </w:r>
      <w:r w:rsidRPr="00905FD3">
        <w:rPr>
          <w:rFonts w:ascii="Arial" w:hAnsi="Arial" w:cs="Arial"/>
          <w:color w:val="0000FF"/>
        </w:rPr>
        <w:t>◄</w:t>
      </w:r>
    </w:p>
    <w:p w:rsidR="00905FD3" w:rsidRPr="00905FD3" w:rsidRDefault="00905FD3" w:rsidP="00905FD3">
      <w:pPr>
        <w:spacing w:line="480" w:lineRule="auto"/>
        <w:rPr>
          <w:rFonts w:cstheme="minorHAnsi"/>
          <w:color w:val="000000"/>
        </w:rPr>
      </w:pPr>
      <w:r w:rsidRPr="00905FD3">
        <w:rPr>
          <w:rFonts w:cstheme="minorHAnsi"/>
          <w:color w:val="000000"/>
        </w:rPr>
        <w:tab/>
        <w:t xml:space="preserve">Crear </w:t>
      </w:r>
      <w:proofErr w:type="spellStart"/>
      <w:r w:rsidRPr="00905FD3">
        <w:rPr>
          <w:rFonts w:cstheme="minorHAnsi"/>
          <w:color w:val="000000"/>
        </w:rPr>
        <w:t>msj</w:t>
      </w:r>
      <w:proofErr w:type="spellEnd"/>
      <w:r w:rsidRPr="00905FD3">
        <w:rPr>
          <w:rFonts w:cstheme="minorHAnsi"/>
          <w:color w:val="000000"/>
        </w:rPr>
        <w:t xml:space="preserve"> tipo</w:t>
      </w:r>
      <w:r w:rsidRPr="00905FD3">
        <w:rPr>
          <w:rFonts w:cstheme="minorHAnsi"/>
          <w:color w:val="FF00FF"/>
        </w:rPr>
        <w:t xml:space="preserve"> </w:t>
      </w:r>
      <w:proofErr w:type="spellStart"/>
      <w:r w:rsidRPr="00905FD3">
        <w:rPr>
          <w:rFonts w:cstheme="minorHAnsi"/>
          <w:color w:val="FF00FF"/>
        </w:rPr>
        <w:t>std_msgs</w:t>
      </w:r>
      <w:proofErr w:type="spellEnd"/>
      <w:r w:rsidRPr="00905FD3">
        <w:rPr>
          <w:rFonts w:cstheme="minorHAnsi"/>
          <w:color w:val="FF00FF"/>
        </w:rPr>
        <w:t>/</w:t>
      </w:r>
      <w:proofErr w:type="spellStart"/>
      <w:r w:rsidRPr="00905FD3">
        <w:rPr>
          <w:rFonts w:cstheme="minorHAnsi"/>
          <w:color w:val="FF00FF"/>
        </w:rPr>
        <w:t>Bool</w:t>
      </w:r>
      <w:proofErr w:type="spellEnd"/>
      <w:r w:rsidRPr="00905FD3">
        <w:rPr>
          <w:rFonts w:cstheme="minorHAnsi"/>
          <w:color w:val="000000"/>
        </w:rPr>
        <w:t xml:space="preserve"> (data: ‘false’) </w:t>
      </w:r>
    </w:p>
    <w:p w:rsidR="00905FD3" w:rsidRPr="00905FD3" w:rsidRDefault="00905FD3" w:rsidP="00905FD3">
      <w:pPr>
        <w:spacing w:line="480" w:lineRule="auto"/>
        <w:rPr>
          <w:rFonts w:cstheme="minorHAnsi"/>
          <w:color w:val="000000"/>
        </w:rPr>
      </w:pPr>
      <w:r w:rsidRPr="00905FD3">
        <w:rPr>
          <w:rFonts w:cstheme="minorHAnsi"/>
          <w:color w:val="000000"/>
        </w:rPr>
        <w:tab/>
        <w:t>Publicar en “</w:t>
      </w:r>
      <w:proofErr w:type="spellStart"/>
      <w:r w:rsidRPr="00905FD3">
        <w:rPr>
          <w:rFonts w:cstheme="minorHAnsi"/>
          <w:color w:val="000000"/>
        </w:rPr>
        <w:t>Tipo_modo_lectura</w:t>
      </w:r>
      <w:proofErr w:type="spellEnd"/>
      <w:r w:rsidRPr="00905FD3">
        <w:rPr>
          <w:rFonts w:cstheme="minorHAnsi"/>
          <w:color w:val="000000"/>
        </w:rPr>
        <w:t xml:space="preserve">, </w:t>
      </w:r>
      <w:proofErr w:type="spellStart"/>
      <w:r w:rsidRPr="00905FD3">
        <w:rPr>
          <w:rFonts w:cstheme="minorHAnsi"/>
          <w:color w:val="FF0000"/>
        </w:rPr>
        <w:t>tipoModoLectura</w:t>
      </w:r>
      <w:proofErr w:type="spellEnd"/>
      <w:r w:rsidRPr="00905FD3">
        <w:rPr>
          <w:rFonts w:cstheme="minorHAnsi"/>
          <w:color w:val="000000"/>
        </w:rPr>
        <w:t xml:space="preserve"> “</w:t>
      </w:r>
    </w:p>
    <w:p w:rsidR="00905FD3" w:rsidRPr="00905FD3" w:rsidRDefault="00905FD3" w:rsidP="00905FD3">
      <w:pPr>
        <w:spacing w:line="480" w:lineRule="auto"/>
        <w:rPr>
          <w:rFonts w:cstheme="minorHAnsi"/>
          <w:color w:val="000000"/>
          <w:lang w:eastAsia="ja-JP"/>
        </w:rPr>
      </w:pPr>
      <w:r w:rsidRPr="00905FD3">
        <w:rPr>
          <w:rFonts w:cstheme="minorHAnsi"/>
          <w:color w:val="000000"/>
        </w:rPr>
        <w:tab/>
      </w:r>
      <w:proofErr w:type="spellStart"/>
      <w:r w:rsidRPr="00905FD3">
        <w:rPr>
          <w:rFonts w:cstheme="minorHAnsi"/>
          <w:color w:val="000000"/>
          <w:lang w:eastAsia="ja-JP"/>
        </w:rPr>
        <w:t>tipo_modo_lectura</w:t>
      </w:r>
      <w:proofErr w:type="spellEnd"/>
      <w:r w:rsidRPr="00905FD3">
        <w:rPr>
          <w:rFonts w:cstheme="minorHAnsi"/>
          <w:color w:val="000000"/>
          <w:lang w:eastAsia="ja-JP"/>
        </w:rPr>
        <w:t>=0</w:t>
      </w:r>
    </w:p>
    <w:p w:rsidR="00905FD3" w:rsidRDefault="00905FD3" w:rsidP="00905FD3">
      <w:pPr>
        <w:spacing w:line="480" w:lineRule="auto"/>
        <w:rPr>
          <w:rFonts w:cstheme="minorHAnsi"/>
          <w:color w:val="000000"/>
          <w:lang w:eastAsia="ja-JP"/>
        </w:rPr>
      </w:pPr>
      <w:r>
        <w:rPr>
          <w:rFonts w:cstheme="minorHAnsi"/>
          <w:color w:val="000000"/>
          <w:lang w:eastAsia="ja-JP"/>
        </w:rPr>
        <w:tab/>
      </w:r>
      <w:r w:rsidR="002D5184">
        <w:rPr>
          <w:rFonts w:cstheme="minorHAnsi"/>
          <w:color w:val="000000"/>
          <w:lang w:eastAsia="ja-JP"/>
        </w:rPr>
        <w:t>Dentro de un try/</w:t>
      </w:r>
      <w:proofErr w:type="spellStart"/>
      <w:r w:rsidR="002D5184">
        <w:rPr>
          <w:rFonts w:cstheme="minorHAnsi"/>
          <w:color w:val="000000"/>
          <w:lang w:eastAsia="ja-JP"/>
        </w:rPr>
        <w:t>carch</w:t>
      </w:r>
      <w:proofErr w:type="spellEnd"/>
      <w:r w:rsidR="002D5184">
        <w:rPr>
          <w:rFonts w:cstheme="minorHAnsi"/>
          <w:color w:val="000000"/>
          <w:lang w:eastAsia="ja-JP"/>
        </w:rPr>
        <w:t xml:space="preserve"> para manejar errores</w:t>
      </w:r>
    </w:p>
    <w:p w:rsidR="002D5184" w:rsidRPr="00905FD3" w:rsidRDefault="002D5184" w:rsidP="00905FD3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  <w:lang w:eastAsia="ja-JP"/>
        </w:rPr>
        <w:tab/>
      </w:r>
      <w:r>
        <w:rPr>
          <w:rFonts w:cstheme="minorHAnsi"/>
          <w:color w:val="000000"/>
          <w:lang w:eastAsia="ja-JP"/>
        </w:rPr>
        <w:tab/>
        <w:t>Regresa la entrada (en bit) pasado a grados</w:t>
      </w:r>
    </w:p>
    <w:p w:rsidR="00BE6570" w:rsidRPr="002D5184" w:rsidRDefault="002D5184" w:rsidP="002D5184">
      <w:pPr>
        <w:spacing w:line="480" w:lineRule="auto"/>
        <w:ind w:left="708" w:hanging="708"/>
        <w:rPr>
          <w:rFonts w:cstheme="minorHAnsi"/>
          <w:color w:val="000000"/>
        </w:rPr>
      </w:pPr>
      <w:r w:rsidRPr="002D5184">
        <w:rPr>
          <w:rFonts w:cstheme="minorHAnsi"/>
          <w:color w:val="FF0000"/>
        </w:rPr>
        <w:t xml:space="preserve">F </w:t>
      </w:r>
      <w:proofErr w:type="spellStart"/>
      <w:r w:rsidRPr="002D5184">
        <w:rPr>
          <w:rFonts w:cstheme="minorHAnsi"/>
          <w:color w:val="000000"/>
        </w:rPr>
        <w:t>actualizarAngulos_M_</w:t>
      </w:r>
      <w:proofErr w:type="gramStart"/>
      <w:r w:rsidRPr="002D5184">
        <w:rPr>
          <w:rFonts w:cstheme="minorHAnsi"/>
          <w:color w:val="000000"/>
        </w:rPr>
        <w:t>lectura</w:t>
      </w:r>
      <w:proofErr w:type="spellEnd"/>
      <w:r w:rsidRPr="002D5184">
        <w:rPr>
          <w:rFonts w:cstheme="minorHAnsi"/>
          <w:color w:val="000000"/>
        </w:rPr>
        <w:t>(</w:t>
      </w:r>
      <w:proofErr w:type="gramEnd"/>
      <w:r w:rsidRPr="002D5184">
        <w:rPr>
          <w:rFonts w:cstheme="minorHAnsi"/>
          <w:color w:val="000000"/>
        </w:rPr>
        <w:t xml:space="preserve"> </w:t>
      </w:r>
      <w:proofErr w:type="spellStart"/>
      <w:r w:rsidRPr="002D5184">
        <w:rPr>
          <w:rFonts w:cstheme="minorHAnsi"/>
          <w:color w:val="000000"/>
        </w:rPr>
        <w:t>message</w:t>
      </w:r>
      <w:proofErr w:type="spellEnd"/>
      <w:r w:rsidRPr="002D5184">
        <w:rPr>
          <w:rFonts w:cstheme="minorHAnsi"/>
          <w:color w:val="000000"/>
        </w:rPr>
        <w:t xml:space="preserve"> )</w:t>
      </w:r>
    </w:p>
    <w:p w:rsidR="002D5184" w:rsidRPr="002D5184" w:rsidRDefault="002D5184" w:rsidP="002D5184">
      <w:pPr>
        <w:spacing w:line="480" w:lineRule="auto"/>
        <w:ind w:left="708" w:hanging="708"/>
        <w:rPr>
          <w:rFonts w:cstheme="minorHAnsi"/>
          <w:color w:val="000000"/>
        </w:rPr>
      </w:pPr>
      <w:r w:rsidRPr="002D5184">
        <w:rPr>
          <w:rFonts w:cstheme="minorHAnsi"/>
          <w:color w:val="FF0000"/>
        </w:rPr>
        <w:tab/>
      </w:r>
      <w:r w:rsidRPr="002D5184">
        <w:rPr>
          <w:rFonts w:cstheme="minorHAnsi"/>
          <w:color w:val="000000"/>
        </w:rPr>
        <w:t xml:space="preserve">FOR en base a las 6 coordenadas </w:t>
      </w:r>
      <w:proofErr w:type="gramStart"/>
      <w:r w:rsidRPr="002D5184">
        <w:rPr>
          <w:rFonts w:cstheme="minorHAnsi"/>
          <w:color w:val="000000"/>
        </w:rPr>
        <w:t>angulares(</w:t>
      </w:r>
      <w:proofErr w:type="gramEnd"/>
      <w:r w:rsidRPr="002D5184">
        <w:rPr>
          <w:rFonts w:cstheme="minorHAnsi"/>
          <w:color w:val="000000"/>
        </w:rPr>
        <w:t>inputs)</w:t>
      </w:r>
    </w:p>
    <w:p w:rsidR="002D5184" w:rsidRPr="002D5184" w:rsidRDefault="002D5184" w:rsidP="002D5184">
      <w:pPr>
        <w:spacing w:line="480" w:lineRule="auto"/>
        <w:rPr>
          <w:rFonts w:cstheme="minorHAnsi"/>
          <w:color w:val="000000"/>
          <w:lang w:eastAsia="ja-JP"/>
        </w:rPr>
      </w:pPr>
      <w:r w:rsidRPr="002D5184">
        <w:rPr>
          <w:rFonts w:cstheme="minorHAnsi"/>
          <w:color w:val="000000"/>
        </w:rPr>
        <w:tab/>
      </w:r>
      <w:r w:rsidRPr="002D5184">
        <w:rPr>
          <w:rFonts w:cstheme="minorHAnsi"/>
          <w:color w:val="000000"/>
        </w:rPr>
        <w:tab/>
        <w:t xml:space="preserve">Pasar los valores de la entrada de bit a grados </w:t>
      </w:r>
      <w:proofErr w:type="gramStart"/>
      <w:r w:rsidRPr="002D5184">
        <w:rPr>
          <w:rFonts w:cstheme="minorHAnsi"/>
          <w:color w:val="000000"/>
        </w:rPr>
        <w:t>( “</w:t>
      </w:r>
      <w:proofErr w:type="spellStart"/>
      <w:proofErr w:type="gramEnd"/>
      <w:r w:rsidRPr="002D5184">
        <w:rPr>
          <w:rFonts w:cstheme="minorHAnsi"/>
          <w:color w:val="FF0000"/>
          <w:lang w:eastAsia="ja-JP"/>
        </w:rPr>
        <w:t>F</w:t>
      </w:r>
      <w:r w:rsidRPr="002D5184">
        <w:rPr>
          <w:rFonts w:cstheme="minorHAnsi"/>
          <w:color w:val="000000"/>
          <w:lang w:eastAsia="ja-JP"/>
        </w:rPr>
        <w:t>;bit_grados</w:t>
      </w:r>
      <w:proofErr w:type="spellEnd"/>
      <w:r w:rsidRPr="002D5184">
        <w:rPr>
          <w:rFonts w:cstheme="minorHAnsi"/>
          <w:color w:val="000000"/>
          <w:lang w:eastAsia="ja-JP"/>
        </w:rPr>
        <w:t>( bits ) “ )</w:t>
      </w:r>
    </w:p>
    <w:p w:rsidR="002D5184" w:rsidRPr="002D5184" w:rsidRDefault="002D5184" w:rsidP="002D5184">
      <w:pPr>
        <w:spacing w:line="480" w:lineRule="auto"/>
        <w:rPr>
          <w:rFonts w:cstheme="minorHAnsi"/>
          <w:color w:val="000000"/>
          <w:lang w:eastAsia="ja-JP"/>
        </w:rPr>
      </w:pPr>
      <w:r w:rsidRPr="002D5184">
        <w:rPr>
          <w:rFonts w:cstheme="minorHAnsi"/>
          <w:color w:val="000000"/>
          <w:lang w:eastAsia="ja-JP"/>
        </w:rPr>
        <w:tab/>
      </w:r>
      <w:r w:rsidRPr="002D5184">
        <w:rPr>
          <w:rFonts w:cstheme="minorHAnsi"/>
          <w:color w:val="000000"/>
          <w:lang w:eastAsia="ja-JP"/>
        </w:rPr>
        <w:tab/>
        <w:t>Colocar estos valores pasados en el input angular de la iteración</w:t>
      </w:r>
    </w:p>
    <w:p w:rsidR="00BE6570" w:rsidRDefault="002D5184" w:rsidP="00BC2705">
      <w:pPr>
        <w:spacing w:line="480" w:lineRule="auto"/>
        <w:rPr>
          <w:rFonts w:ascii="Arial" w:hAnsi="Arial" w:cs="Arial"/>
          <w:color w:val="0000FF"/>
        </w:rPr>
      </w:pPr>
      <w:r>
        <w:rPr>
          <w:rFonts w:cstheme="minorHAnsi"/>
          <w:color w:val="FF0000"/>
          <w:lang w:eastAsia="ja-JP"/>
        </w:rPr>
        <w:t xml:space="preserve">F </w:t>
      </w:r>
      <w:proofErr w:type="spellStart"/>
      <w:r w:rsidRPr="002D5184">
        <w:rPr>
          <w:rFonts w:cstheme="minorHAnsi"/>
          <w:color w:val="000000"/>
          <w:lang w:eastAsia="ja-JP"/>
        </w:rPr>
        <w:t>agregar_punto_M_</w:t>
      </w:r>
      <w:proofErr w:type="gramStart"/>
      <w:r w:rsidRPr="002D5184">
        <w:rPr>
          <w:rFonts w:cstheme="minorHAnsi"/>
          <w:color w:val="000000"/>
          <w:lang w:eastAsia="ja-JP"/>
        </w:rPr>
        <w:t>lectura</w:t>
      </w:r>
      <w:proofErr w:type="spellEnd"/>
      <w:r w:rsidRPr="002D5184">
        <w:rPr>
          <w:rFonts w:cstheme="minorHAnsi"/>
          <w:color w:val="000000"/>
          <w:lang w:eastAsia="ja-JP"/>
        </w:rPr>
        <w:t>(</w:t>
      </w:r>
      <w:proofErr w:type="gramEnd"/>
      <w:r>
        <w:rPr>
          <w:rFonts w:cstheme="minorHAnsi"/>
          <w:color w:val="000000"/>
          <w:lang w:eastAsia="ja-JP"/>
        </w:rPr>
        <w:t xml:space="preserve"> </w:t>
      </w:r>
      <w:proofErr w:type="spellStart"/>
      <w:r w:rsidRPr="002D5184">
        <w:rPr>
          <w:rFonts w:cstheme="minorHAnsi"/>
          <w:color w:val="000000"/>
          <w:lang w:eastAsia="ja-JP"/>
        </w:rPr>
        <w:t>message</w:t>
      </w:r>
      <w:proofErr w:type="spellEnd"/>
      <w:r>
        <w:rPr>
          <w:rFonts w:cstheme="minorHAnsi"/>
          <w:color w:val="000000"/>
          <w:lang w:eastAsia="ja-JP"/>
        </w:rPr>
        <w:t xml:space="preserve"> </w:t>
      </w:r>
      <w:r w:rsidRPr="002D5184">
        <w:rPr>
          <w:rFonts w:cstheme="minorHAnsi"/>
          <w:color w:val="000000"/>
          <w:lang w:eastAsia="ja-JP"/>
        </w:rPr>
        <w:t>)</w:t>
      </w:r>
      <w:r>
        <w:rPr>
          <w:rFonts w:cstheme="minorHAnsi"/>
          <w:color w:val="000000"/>
          <w:lang w:eastAsia="ja-JP"/>
        </w:rPr>
        <w:t xml:space="preserve">       </w:t>
      </w:r>
      <w:r>
        <w:rPr>
          <w:rFonts w:cstheme="minorHAnsi"/>
          <w:color w:val="000000"/>
          <w:lang w:eastAsia="ja-JP"/>
        </w:rPr>
        <w:tab/>
        <w:t xml:space="preserve">(1223)    </w:t>
      </w:r>
      <w:r w:rsidRPr="002D5184">
        <w:rPr>
          <w:rFonts w:cstheme="minorHAnsi"/>
          <w:color w:val="000000"/>
          <w:highlight w:val="yellow"/>
          <w:lang w:eastAsia="ja-JP"/>
        </w:rPr>
        <w:t>revisar si es necesaria</w:t>
      </w:r>
      <w:r>
        <w:rPr>
          <w:rFonts w:cstheme="minorHAnsi"/>
          <w:color w:val="000000"/>
          <w:lang w:eastAsia="ja-JP"/>
        </w:rPr>
        <w:t xml:space="preserve">      </w:t>
      </w:r>
      <w:r w:rsidRPr="00905FD3">
        <w:rPr>
          <w:rFonts w:ascii="Arial" w:hAnsi="Arial" w:cs="Arial"/>
          <w:color w:val="0000FF"/>
        </w:rPr>
        <w:t>◄</w:t>
      </w:r>
    </w:p>
    <w:p w:rsidR="002D5184" w:rsidRPr="002D5184" w:rsidRDefault="002D5184" w:rsidP="00BC2705">
      <w:pPr>
        <w:spacing w:line="480" w:lineRule="auto"/>
        <w:rPr>
          <w:rFonts w:cstheme="minorHAnsi"/>
          <w:color w:val="000000"/>
          <w:lang w:eastAsia="ja-JP"/>
        </w:rPr>
      </w:pPr>
      <w:r>
        <w:rPr>
          <w:rFonts w:cstheme="minorHAnsi"/>
          <w:color w:val="FF0000"/>
        </w:rPr>
        <w:t xml:space="preserve">F </w:t>
      </w:r>
      <w:proofErr w:type="spellStart"/>
      <w:r>
        <w:rPr>
          <w:rFonts w:cstheme="minorHAnsi"/>
          <w:color w:val="000000"/>
        </w:rPr>
        <w:t>inicializarInputs</w:t>
      </w:r>
      <w:proofErr w:type="spellEnd"/>
      <w:r>
        <w:rPr>
          <w:rFonts w:cstheme="minorHAnsi"/>
          <w:color w:val="000000"/>
        </w:rPr>
        <w:t xml:space="preserve">  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  <w:t xml:space="preserve">(1261)    </w:t>
      </w:r>
      <w:r w:rsidRPr="002D5184">
        <w:rPr>
          <w:rFonts w:cstheme="minorHAnsi"/>
          <w:color w:val="000000"/>
          <w:highlight w:val="yellow"/>
          <w:lang w:eastAsia="ja-JP"/>
        </w:rPr>
        <w:t>revisar si es necesaria</w:t>
      </w:r>
      <w:r>
        <w:rPr>
          <w:rFonts w:cstheme="minorHAnsi"/>
          <w:color w:val="000000"/>
          <w:lang w:eastAsia="ja-JP"/>
        </w:rPr>
        <w:t xml:space="preserve">      </w:t>
      </w:r>
      <w:r w:rsidRPr="00905FD3">
        <w:rPr>
          <w:rFonts w:ascii="Arial" w:hAnsi="Arial" w:cs="Arial"/>
          <w:color w:val="0000FF"/>
        </w:rPr>
        <w:t>◄</w:t>
      </w:r>
    </w:p>
    <w:p w:rsidR="00D702C2" w:rsidRPr="00BC2705" w:rsidRDefault="00BC2705" w:rsidP="00BC2705">
      <w:pPr>
        <w:spacing w:line="480" w:lineRule="auto"/>
        <w:rPr>
          <w:rFonts w:cstheme="minorHAnsi"/>
          <w:color w:val="000000"/>
        </w:rPr>
      </w:pPr>
      <w:r>
        <w:rPr>
          <w:rFonts w:ascii="Arial" w:hAnsi="Arial" w:cs="Arial"/>
          <w:color w:val="000000"/>
          <w:lang w:eastAsia="ja-JP"/>
        </w:rPr>
        <w:br/>
      </w:r>
    </w:p>
    <w:p w:rsidR="000D2836" w:rsidRPr="00D702C2" w:rsidRDefault="000D2836" w:rsidP="00D702C2">
      <w:pPr>
        <w:spacing w:line="48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</w:p>
    <w:p w:rsidR="00D702C2" w:rsidRPr="00D702C2" w:rsidRDefault="00D702C2" w:rsidP="00B33417">
      <w:pPr>
        <w:spacing w:line="480" w:lineRule="auto"/>
        <w:rPr>
          <w:rFonts w:cstheme="minorHAnsi"/>
          <w:color w:val="000000"/>
        </w:rPr>
      </w:pPr>
    </w:p>
    <w:p w:rsidR="007869DC" w:rsidRPr="007869DC" w:rsidRDefault="007869DC" w:rsidP="00B33417">
      <w:pPr>
        <w:spacing w:line="480" w:lineRule="auto"/>
        <w:rPr>
          <w:color w:val="000000"/>
        </w:rPr>
      </w:pPr>
      <w:r>
        <w:rPr>
          <w:rFonts w:cstheme="minorHAnsi"/>
          <w:color w:val="000000"/>
        </w:rPr>
        <w:tab/>
      </w:r>
    </w:p>
    <w:p w:rsidR="00B33417" w:rsidRPr="00B33417" w:rsidRDefault="00B33417" w:rsidP="00E5326E">
      <w:pPr>
        <w:spacing w:line="480" w:lineRule="auto"/>
        <w:rPr>
          <w:color w:val="000000"/>
        </w:rPr>
      </w:pPr>
      <w:r>
        <w:rPr>
          <w:color w:val="000000"/>
        </w:rPr>
        <w:tab/>
      </w:r>
    </w:p>
    <w:p w:rsidR="00E5326E" w:rsidRPr="001D7D51" w:rsidRDefault="00E5326E" w:rsidP="00E5326E">
      <w:pPr>
        <w:spacing w:line="480" w:lineRule="auto"/>
        <w:rPr>
          <w:rFonts w:cstheme="minorHAnsi"/>
          <w:color w:val="000000"/>
        </w:rPr>
      </w:pPr>
    </w:p>
    <w:p w:rsidR="001D7D51" w:rsidRDefault="001D7D51" w:rsidP="00801AAF">
      <w:pPr>
        <w:spacing w:line="480" w:lineRule="auto"/>
        <w:rPr>
          <w:color w:val="000000"/>
        </w:rPr>
      </w:pPr>
    </w:p>
    <w:p w:rsidR="001D7D51" w:rsidRPr="008A2D05" w:rsidRDefault="001D7D51" w:rsidP="00801AAF">
      <w:pPr>
        <w:spacing w:line="480" w:lineRule="auto"/>
        <w:rPr>
          <w:rFonts w:cstheme="minorHAnsi"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sectPr w:rsidR="001D7D51" w:rsidRPr="008A2D05" w:rsidSect="00EE4751">
      <w:pgSz w:w="11906" w:h="16838"/>
      <w:pgMar w:top="709" w:right="282" w:bottom="426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5E5"/>
    <w:rsid w:val="00015C39"/>
    <w:rsid w:val="00084D8B"/>
    <w:rsid w:val="00085462"/>
    <w:rsid w:val="000B0688"/>
    <w:rsid w:val="000B4E78"/>
    <w:rsid w:val="000D2836"/>
    <w:rsid w:val="000D7587"/>
    <w:rsid w:val="00143CE8"/>
    <w:rsid w:val="0014476A"/>
    <w:rsid w:val="001A06E2"/>
    <w:rsid w:val="001A3EE4"/>
    <w:rsid w:val="001B0B90"/>
    <w:rsid w:val="001D7D51"/>
    <w:rsid w:val="001E4D3A"/>
    <w:rsid w:val="001E4E43"/>
    <w:rsid w:val="00240CAE"/>
    <w:rsid w:val="00254AED"/>
    <w:rsid w:val="00264AF8"/>
    <w:rsid w:val="00295F03"/>
    <w:rsid w:val="002D5184"/>
    <w:rsid w:val="00320F88"/>
    <w:rsid w:val="003B5D43"/>
    <w:rsid w:val="00487A07"/>
    <w:rsid w:val="004F19B6"/>
    <w:rsid w:val="00553C73"/>
    <w:rsid w:val="005E5AD0"/>
    <w:rsid w:val="006519D2"/>
    <w:rsid w:val="00732055"/>
    <w:rsid w:val="00743DA8"/>
    <w:rsid w:val="00747974"/>
    <w:rsid w:val="007869DC"/>
    <w:rsid w:val="007E32AF"/>
    <w:rsid w:val="00801AAF"/>
    <w:rsid w:val="008160B5"/>
    <w:rsid w:val="00896C87"/>
    <w:rsid w:val="008A2D05"/>
    <w:rsid w:val="008C3FFF"/>
    <w:rsid w:val="00905FD3"/>
    <w:rsid w:val="00930BF7"/>
    <w:rsid w:val="00962C7A"/>
    <w:rsid w:val="00980132"/>
    <w:rsid w:val="00991D7A"/>
    <w:rsid w:val="009D3C12"/>
    <w:rsid w:val="00A42F15"/>
    <w:rsid w:val="00A97ED9"/>
    <w:rsid w:val="00AE0168"/>
    <w:rsid w:val="00AE5C4F"/>
    <w:rsid w:val="00B33417"/>
    <w:rsid w:val="00B45BAE"/>
    <w:rsid w:val="00B55686"/>
    <w:rsid w:val="00B82672"/>
    <w:rsid w:val="00BC2705"/>
    <w:rsid w:val="00BD1F24"/>
    <w:rsid w:val="00BD4ADA"/>
    <w:rsid w:val="00BE6570"/>
    <w:rsid w:val="00C53B25"/>
    <w:rsid w:val="00C82118"/>
    <w:rsid w:val="00D702C2"/>
    <w:rsid w:val="00DD2F17"/>
    <w:rsid w:val="00E17AC7"/>
    <w:rsid w:val="00E5326E"/>
    <w:rsid w:val="00EC7D6D"/>
    <w:rsid w:val="00EE4751"/>
    <w:rsid w:val="00F03C34"/>
    <w:rsid w:val="00F127EA"/>
    <w:rsid w:val="00FA0356"/>
    <w:rsid w:val="00FE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MS Mincho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32A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C3F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C3FFF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553C7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MS Mincho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32A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C3F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C3FFF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553C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2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0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9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7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4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1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6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23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7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4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7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0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3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6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3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5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2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8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2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3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8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6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8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8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1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2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5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0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8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0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6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8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4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9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4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1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9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53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9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6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6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9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1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4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9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5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9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2043</TotalTime>
  <Pages>1</Pages>
  <Words>2314</Words>
  <Characters>12732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</dc:creator>
  <cp:lastModifiedBy>Diego</cp:lastModifiedBy>
  <cp:revision>18</cp:revision>
  <cp:lastPrinted>2025-04-25T00:42:00Z</cp:lastPrinted>
  <dcterms:created xsi:type="dcterms:W3CDTF">2025-04-05T18:38:00Z</dcterms:created>
  <dcterms:modified xsi:type="dcterms:W3CDTF">2025-04-25T01:53:00Z</dcterms:modified>
</cp:coreProperties>
</file>